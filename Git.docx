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31FCF" w:rsidRPr="00E027DA" w:rsidRDefault="00631FCF" w:rsidP="00E027DA">
      <w:pPr>
        <w:pStyle w:val="1"/>
        <w:spacing w:before="0" w:beforeAutospacing="0" w:after="0" w:afterAutospacing="0" w:line="240" w:lineRule="atLeast"/>
        <w:rPr>
          <w:rFonts w:ascii="微软雅黑" w:eastAsia="微软雅黑" w:hAnsi="微软雅黑" w:cs="Arial"/>
          <w:color w:val="000000"/>
          <w:sz w:val="30"/>
          <w:szCs w:val="30"/>
        </w:rPr>
      </w:pPr>
      <w:hyperlink r:id="rId8" w:history="1">
        <w:r>
          <w:rPr>
            <w:rStyle w:val="linktitle"/>
            <w:rFonts w:ascii="微软雅黑" w:eastAsia="微软雅黑" w:hAnsi="微软雅黑" w:cs="Arial" w:hint="eastAsia"/>
            <w:color w:val="000000"/>
            <w:sz w:val="30"/>
            <w:szCs w:val="30"/>
          </w:rPr>
          <w:t xml:space="preserve">1. Git安装与配置 </w:t>
        </w:r>
      </w:hyperlink>
      <w:hyperlink r:id="rId9" w:anchor="t0" w:history="1">
        <w:r>
          <w:rPr>
            <w:rStyle w:val="a7"/>
            <w:rFonts w:ascii="Arial" w:hAnsi="Arial" w:cs="Arial"/>
            <w:vanish/>
            <w:sz w:val="18"/>
            <w:szCs w:val="18"/>
          </w:rPr>
          <w:t>下载</w:t>
        </w:r>
        <w:r>
          <w:rPr>
            <w:rStyle w:val="a7"/>
            <w:rFonts w:ascii="Arial" w:hAnsi="Arial" w:cs="Arial"/>
            <w:vanish/>
            <w:sz w:val="18"/>
            <w:szCs w:val="18"/>
          </w:rPr>
          <w:t>Git</w:t>
        </w:r>
        <w:r>
          <w:rPr>
            <w:rStyle w:val="a7"/>
            <w:rFonts w:ascii="Arial" w:hAnsi="Arial" w:cs="Arial"/>
            <w:vanish/>
            <w:sz w:val="18"/>
            <w:szCs w:val="18"/>
          </w:rPr>
          <w:t>安装包</w:t>
        </w:r>
      </w:hyperlink>
      <w:r w:rsidRPr="00E027DA">
        <w:rPr>
          <w:rFonts w:ascii="Arial" w:hAnsi="Arial" w:cs="Arial"/>
          <w:vanish/>
          <w:sz w:val="18"/>
          <w:szCs w:val="18"/>
        </w:rPr>
        <w:t>相关网站</w:t>
      </w:r>
      <w:hyperlink r:id="rId10" w:anchor="t2" w:history="1">
        <w:r>
          <w:rPr>
            <w:rStyle w:val="a7"/>
            <w:rFonts w:ascii="Arial" w:hAnsi="Arial" w:cs="Arial"/>
            <w:vanish/>
            <w:sz w:val="18"/>
            <w:szCs w:val="18"/>
          </w:rPr>
          <w:t>相关文章</w:t>
        </w:r>
      </w:hyperlink>
    </w:p>
    <w:p w:rsidR="00600989" w:rsidRPr="00600989" w:rsidRDefault="00E027DA" w:rsidP="00E027DA">
      <w:pPr>
        <w:pStyle w:val="a8"/>
        <w:shd w:val="clear" w:color="auto" w:fill="FFFFFF"/>
        <w:spacing w:after="0" w:line="240" w:lineRule="atLeast"/>
        <w:rPr>
          <w:rFonts w:ascii="Segoe UI" w:hAnsi="Segoe UI" w:cs="Segoe UI"/>
          <w:color w:val="333333"/>
        </w:rPr>
      </w:pPr>
      <w:bookmarkStart w:id="0" w:name="t0"/>
      <w:bookmarkEnd w:id="0"/>
      <w:r w:rsidRPr="00E027DA">
        <w:rPr>
          <w:rFonts w:ascii="Segoe UI" w:hAnsi="Segoe UI" w:cs="Segoe UI" w:hint="eastAsia"/>
          <w:color w:val="333333"/>
        </w:rPr>
        <w:t>1</w:t>
      </w:r>
      <w:r w:rsidRPr="00E027DA">
        <w:rPr>
          <w:rFonts w:ascii="Segoe UI" w:hAnsi="Segoe UI" w:cs="Segoe UI" w:hint="eastAsia"/>
          <w:color w:val="333333"/>
        </w:rPr>
        <w:t>·</w:t>
      </w:r>
      <w:r w:rsidR="00600989" w:rsidRPr="00E027DA">
        <w:rPr>
          <w:rFonts w:ascii="Segoe UI" w:hAnsi="Segoe UI" w:cs="Segoe UI"/>
          <w:color w:val="333333"/>
        </w:rPr>
        <w:t>下载</w:t>
      </w:r>
      <w:r w:rsidR="00631FCF" w:rsidRPr="00E027DA">
        <w:rPr>
          <w:rFonts w:ascii="Segoe UI" w:hAnsi="Segoe UI" w:cs="Segoe UI"/>
          <w:color w:val="333333"/>
        </w:rPr>
        <w:t>Git</w:t>
      </w:r>
      <w:r w:rsidR="00631FCF" w:rsidRPr="00E027DA">
        <w:rPr>
          <w:rFonts w:ascii="Segoe UI" w:hAnsi="Segoe UI" w:cs="Segoe UI"/>
          <w:color w:val="333333"/>
        </w:rPr>
        <w:t>安装包</w:t>
      </w:r>
    </w:p>
    <w:p w:rsidR="00600989" w:rsidRDefault="00E027DA" w:rsidP="00E027DA">
      <w:pPr>
        <w:pStyle w:val="a8"/>
        <w:shd w:val="clear" w:color="auto" w:fill="FFFFFF"/>
        <w:spacing w:after="0" w:line="240" w:lineRule="atLeast"/>
        <w:rPr>
          <w:rFonts w:ascii="Segoe UI" w:hAnsi="Segoe UI" w:cs="Segoe UI"/>
          <w:color w:val="333333"/>
        </w:rPr>
      </w:pPr>
      <w:r>
        <w:rPr>
          <w:rFonts w:ascii="Segoe UI" w:hAnsi="Segoe UI" w:cs="Segoe UI" w:hint="eastAsia"/>
          <w:color w:val="333333"/>
        </w:rPr>
        <w:t>2</w:t>
      </w:r>
      <w:r>
        <w:rPr>
          <w:rFonts w:ascii="Segoe UI" w:hAnsi="Segoe UI" w:cs="Segoe UI" w:hint="eastAsia"/>
          <w:color w:val="333333"/>
        </w:rPr>
        <w:t>·</w:t>
      </w:r>
      <w:r w:rsidR="00600989" w:rsidRPr="00600989">
        <w:rPr>
          <w:rFonts w:ascii="Segoe UI" w:hAnsi="Segoe UI" w:cs="Segoe UI"/>
          <w:color w:val="333333"/>
        </w:rPr>
        <w:t>去除文件锁定</w:t>
      </w:r>
      <w:r w:rsidR="00600989" w:rsidRPr="00600989">
        <w:rPr>
          <w:rFonts w:ascii="Segoe UI" w:hAnsi="Segoe UI" w:cs="Segoe UI"/>
          <w:color w:val="333333"/>
        </w:rPr>
        <w:t>(</w:t>
      </w:r>
      <w:r w:rsidR="00600989" w:rsidRPr="00600989">
        <w:rPr>
          <w:rFonts w:ascii="Segoe UI" w:hAnsi="Segoe UI" w:cs="Segoe UI"/>
          <w:color w:val="333333"/>
        </w:rPr>
        <w:t>非必须</w:t>
      </w:r>
      <w:r w:rsidR="00600989" w:rsidRPr="00600989">
        <w:rPr>
          <w:rFonts w:ascii="Segoe UI" w:hAnsi="Segoe UI" w:cs="Segoe UI"/>
          <w:color w:val="333333"/>
        </w:rPr>
        <w:t>)</w:t>
      </w:r>
    </w:p>
    <w:p w:rsidR="00631FCF" w:rsidRPr="00600989" w:rsidRDefault="00631FCF" w:rsidP="00E027DA">
      <w:pPr>
        <w:pStyle w:val="a8"/>
        <w:shd w:val="clear" w:color="auto" w:fill="FFFFFF"/>
        <w:spacing w:after="0" w:line="240" w:lineRule="atLeast"/>
        <w:rPr>
          <w:rFonts w:ascii="Segoe UI" w:hAnsi="Segoe UI" w:cs="Segoe UI"/>
          <w:color w:val="333333"/>
        </w:rPr>
      </w:pPr>
      <w:r w:rsidRPr="00600989">
        <w:rPr>
          <w:rFonts w:ascii="Segoe UI" w:hAnsi="Segoe UI" w:cs="Segoe UI"/>
          <w:color w:val="333333"/>
        </w:rPr>
        <w:t>右键点击下载的文件</w:t>
      </w:r>
      <w:r w:rsidRPr="00600989">
        <w:rPr>
          <w:rFonts w:ascii="Segoe UI" w:hAnsi="Segoe UI" w:cs="Segoe UI"/>
          <w:color w:val="333333"/>
        </w:rPr>
        <w:t>,</w:t>
      </w:r>
      <w:r w:rsidRPr="00600989">
        <w:rPr>
          <w:rFonts w:ascii="Segoe UI" w:hAnsi="Segoe UI" w:cs="Segoe UI"/>
          <w:color w:val="333333"/>
        </w:rPr>
        <w:t>选择属性</w:t>
      </w:r>
      <w:r w:rsidRPr="00600989">
        <w:rPr>
          <w:rFonts w:ascii="Segoe UI" w:hAnsi="Segoe UI" w:cs="Segoe UI"/>
          <w:color w:val="333333"/>
        </w:rPr>
        <w:t>,</w:t>
      </w:r>
      <w:r w:rsidRPr="00600989">
        <w:rPr>
          <w:rFonts w:ascii="Segoe UI" w:hAnsi="Segoe UI" w:cs="Segoe UI"/>
          <w:color w:val="333333"/>
        </w:rPr>
        <w:t>然后点击</w:t>
      </w:r>
      <w:r w:rsidRPr="00600989">
        <w:rPr>
          <w:rFonts w:ascii="Segoe UI" w:hAnsi="Segoe UI" w:cs="Segoe UI"/>
          <w:color w:val="333333"/>
        </w:rPr>
        <w:t>"</w:t>
      </w:r>
      <w:r w:rsidRPr="00600989">
        <w:rPr>
          <w:rFonts w:ascii="Segoe UI" w:hAnsi="Segoe UI" w:cs="Segoe UI"/>
          <w:color w:val="333333"/>
        </w:rPr>
        <w:t>解除锁定</w:t>
      </w:r>
      <w:r w:rsidRPr="00600989">
        <w:rPr>
          <w:rFonts w:ascii="Segoe UI" w:hAnsi="Segoe UI" w:cs="Segoe UI"/>
          <w:color w:val="333333"/>
        </w:rPr>
        <w:t>"</w:t>
      </w:r>
      <w:r w:rsidRPr="00600989">
        <w:rPr>
          <w:rFonts w:ascii="Segoe UI" w:hAnsi="Segoe UI" w:cs="Segoe UI"/>
          <w:color w:val="333333"/>
        </w:rPr>
        <w:t>按钮</w:t>
      </w:r>
      <w:r w:rsidRPr="00600989">
        <w:rPr>
          <w:rFonts w:ascii="Segoe UI" w:hAnsi="Segoe UI" w:cs="Segoe UI"/>
          <w:color w:val="333333"/>
        </w:rPr>
        <w:t>,</w:t>
      </w:r>
      <w:r w:rsidRPr="00600989">
        <w:rPr>
          <w:rFonts w:ascii="Segoe UI" w:hAnsi="Segoe UI" w:cs="Segoe UI"/>
          <w:color w:val="333333"/>
        </w:rPr>
        <w:t>确定即可</w:t>
      </w:r>
      <w:r w:rsidRPr="00600989">
        <w:rPr>
          <w:rFonts w:ascii="Segoe UI" w:hAnsi="Segoe UI" w:cs="Segoe UI"/>
          <w:color w:val="333333"/>
        </w:rPr>
        <w:t xml:space="preserve">. </w:t>
      </w:r>
      <w:r w:rsidRPr="00600989">
        <w:rPr>
          <w:rFonts w:ascii="Segoe UI" w:hAnsi="Segoe UI" w:cs="Segoe UI"/>
          <w:color w:val="333333"/>
        </w:rPr>
        <w:t>如下图所示</w:t>
      </w:r>
      <w:r w:rsidRPr="00600989">
        <w:rPr>
          <w:rFonts w:ascii="Segoe UI" w:hAnsi="Segoe UI" w:cs="Segoe UI"/>
          <w:color w:val="333333"/>
        </w:rPr>
        <w:t>:</w:t>
      </w:r>
    </w:p>
    <w:p w:rsidR="00631FCF" w:rsidRDefault="00631FCF" w:rsidP="00E027DA">
      <w:pPr>
        <w:pStyle w:val="a8"/>
        <w:shd w:val="clear" w:color="auto" w:fill="FFFFFF"/>
        <w:spacing w:after="0" w:line="240" w:lineRule="atLeast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noProof/>
          <w:color w:val="4078C0"/>
        </w:rPr>
        <w:drawing>
          <wp:inline distT="0" distB="0" distL="0" distR="0" wp14:anchorId="67ECC8B7" wp14:editId="01DCF24B">
            <wp:extent cx="5638800" cy="6115050"/>
            <wp:effectExtent l="19050" t="0" r="0" b="0"/>
            <wp:docPr id="5" name="图片 5" descr="https://github.com/cncounter/translation/raw/master/tiemao_2014/GitHelp/01_UnlockFile.png">
              <a:hlinkClick xmlns:a="http://schemas.openxmlformats.org/drawingml/2006/main" r:id="rId1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github.com/cncounter/translation/raw/master/tiemao_2014/GitHelp/01_UnlockFile.png">
                      <a:hlinkClick r:id="rId1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6115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1FCF" w:rsidRDefault="00600989" w:rsidP="00E027DA">
      <w:pPr>
        <w:pStyle w:val="a8"/>
        <w:shd w:val="clear" w:color="auto" w:fill="FFFFFF"/>
        <w:spacing w:after="0" w:line="240" w:lineRule="atLeast"/>
        <w:rPr>
          <w:rFonts w:ascii="Segoe UI" w:hAnsi="Segoe UI" w:cs="Segoe UI"/>
          <w:color w:val="333333"/>
        </w:rPr>
      </w:pPr>
      <w:r>
        <w:rPr>
          <w:rFonts w:ascii="Segoe UI" w:hAnsi="Segoe UI" w:cs="Segoe UI" w:hint="eastAsia"/>
          <w:color w:val="333333"/>
        </w:rPr>
        <w:t>3</w:t>
      </w:r>
      <w:r w:rsidR="00E027DA">
        <w:rPr>
          <w:rFonts w:hint="eastAsia"/>
        </w:rPr>
        <w:t>·</w:t>
      </w:r>
      <w:r w:rsidR="00631FCF">
        <w:rPr>
          <w:rFonts w:ascii="Segoe UI" w:hAnsi="Segoe UI" w:cs="Segoe UI"/>
          <w:color w:val="333333"/>
        </w:rPr>
        <w:t>然后鼠标双击安装文件</w:t>
      </w:r>
      <w:r w:rsidR="00631FCF">
        <w:rPr>
          <w:rFonts w:ascii="Segoe UI" w:hAnsi="Segoe UI" w:cs="Segoe UI"/>
          <w:color w:val="333333"/>
        </w:rPr>
        <w:t xml:space="preserve">, </w:t>
      </w:r>
      <w:r w:rsidR="00631FCF">
        <w:rPr>
          <w:rFonts w:ascii="Segoe UI" w:hAnsi="Segoe UI" w:cs="Segoe UI"/>
          <w:color w:val="333333"/>
        </w:rPr>
        <w:t>如果有</w:t>
      </w:r>
      <w:r w:rsidR="00631FCF">
        <w:rPr>
          <w:rFonts w:ascii="Segoe UI" w:hAnsi="Segoe UI" w:cs="Segoe UI"/>
          <w:color w:val="333333"/>
        </w:rPr>
        <w:t>Windows</w:t>
      </w:r>
      <w:r w:rsidR="00631FCF">
        <w:rPr>
          <w:rFonts w:ascii="Segoe UI" w:hAnsi="Segoe UI" w:cs="Segoe UI"/>
          <w:color w:val="333333"/>
        </w:rPr>
        <w:t>拦截警告，允许即可</w:t>
      </w:r>
    </w:p>
    <w:p w:rsidR="00631FCF" w:rsidRDefault="00E027DA" w:rsidP="00E027DA">
      <w:pPr>
        <w:pStyle w:val="a8"/>
        <w:shd w:val="clear" w:color="auto" w:fill="FFFFFF"/>
        <w:spacing w:after="0" w:line="240" w:lineRule="atLeast"/>
        <w:rPr>
          <w:rFonts w:ascii="Segoe UI" w:hAnsi="Segoe UI" w:cs="Segoe UI"/>
          <w:color w:val="333333"/>
        </w:rPr>
      </w:pPr>
      <w:r>
        <w:rPr>
          <w:rFonts w:ascii="Segoe UI" w:hAnsi="Segoe UI" w:cs="Segoe UI" w:hint="eastAsia"/>
          <w:color w:val="333333"/>
        </w:rPr>
        <w:t>4</w:t>
      </w:r>
      <w:r>
        <w:rPr>
          <w:rFonts w:hint="eastAsia"/>
        </w:rPr>
        <w:t>·</w:t>
      </w:r>
      <w:r w:rsidR="00631FCF">
        <w:rPr>
          <w:rFonts w:ascii="Segoe UI" w:hAnsi="Segoe UI" w:cs="Segoe UI"/>
          <w:color w:val="333333"/>
        </w:rPr>
        <w:t>然后出现安装向导界面</w:t>
      </w:r>
      <w:r w:rsidR="00631FCF">
        <w:rPr>
          <w:rFonts w:ascii="Segoe UI" w:hAnsi="Segoe UI" w:cs="Segoe UI"/>
          <w:color w:val="333333"/>
        </w:rPr>
        <w:t>,</w:t>
      </w:r>
      <w:r w:rsidR="00631FCF">
        <w:rPr>
          <w:rFonts w:ascii="Segoe UI" w:hAnsi="Segoe UI" w:cs="Segoe UI"/>
          <w:color w:val="333333"/>
        </w:rPr>
        <w:t>点击下一步</w:t>
      </w:r>
      <w:r w:rsidR="00631FCF">
        <w:rPr>
          <w:rFonts w:ascii="Segoe UI" w:hAnsi="Segoe UI" w:cs="Segoe UI"/>
          <w:color w:val="333333"/>
        </w:rPr>
        <w:t>(Next)</w:t>
      </w:r>
      <w:r w:rsidR="00631FCF">
        <w:rPr>
          <w:rFonts w:ascii="Segoe UI" w:hAnsi="Segoe UI" w:cs="Segoe UI"/>
          <w:color w:val="333333"/>
        </w:rPr>
        <w:t>即可</w:t>
      </w:r>
      <w:r w:rsidR="00631FCF">
        <w:rPr>
          <w:rFonts w:ascii="Segoe UI" w:hAnsi="Segoe UI" w:cs="Segoe UI"/>
          <w:color w:val="333333"/>
        </w:rPr>
        <w:t>:</w:t>
      </w:r>
    </w:p>
    <w:p w:rsidR="00631FCF" w:rsidRDefault="00631FCF" w:rsidP="00E027DA">
      <w:pPr>
        <w:pStyle w:val="a8"/>
        <w:shd w:val="clear" w:color="auto" w:fill="FFFFFF"/>
        <w:spacing w:after="0" w:line="240" w:lineRule="atLeast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noProof/>
          <w:color w:val="4078C0"/>
        </w:rPr>
        <w:lastRenderedPageBreak/>
        <w:drawing>
          <wp:inline distT="0" distB="0" distL="0" distR="0" wp14:anchorId="1447EA9C" wp14:editId="26002177">
            <wp:extent cx="4762500" cy="3752850"/>
            <wp:effectExtent l="19050" t="0" r="0" b="0"/>
            <wp:docPr id="6" name="图片 6" descr="https://github.com/cncounter/translation/raw/master/tiemao_2014/GitHelp/02_WizardNext.png">
              <a:hlinkClick xmlns:a="http://schemas.openxmlformats.org/drawingml/2006/main" r:id="rId1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github.com/cncounter/translation/raw/master/tiemao_2014/GitHelp/02_WizardNext.png">
                      <a:hlinkClick r:id="rId1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752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1FCF" w:rsidRDefault="00631FCF" w:rsidP="00E027DA">
      <w:pPr>
        <w:pStyle w:val="a8"/>
        <w:shd w:val="clear" w:color="auto" w:fill="FFFFFF"/>
        <w:spacing w:after="0" w:line="240" w:lineRule="atLeast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安装向导界面</w:t>
      </w:r>
    </w:p>
    <w:p w:rsidR="00631FCF" w:rsidRDefault="005E1C26" w:rsidP="00E027DA">
      <w:pPr>
        <w:pStyle w:val="a8"/>
        <w:shd w:val="clear" w:color="auto" w:fill="FFFFFF"/>
        <w:spacing w:after="0" w:line="240" w:lineRule="atLeast"/>
        <w:rPr>
          <w:rFonts w:ascii="Segoe UI" w:hAnsi="Segoe UI" w:cs="Segoe UI"/>
          <w:color w:val="333333"/>
        </w:rPr>
      </w:pPr>
      <w:r>
        <w:rPr>
          <w:rFonts w:ascii="Segoe UI" w:hAnsi="Segoe UI" w:cs="Segoe UI" w:hint="eastAsia"/>
          <w:color w:val="333333"/>
        </w:rPr>
        <w:t>5</w:t>
      </w:r>
      <w:r>
        <w:rPr>
          <w:rFonts w:ascii="Segoe UI" w:hAnsi="Segoe UI" w:cs="Segoe UI" w:hint="eastAsia"/>
          <w:color w:val="333333"/>
        </w:rPr>
        <w:t>·</w:t>
      </w:r>
      <w:r w:rsidR="00631FCF">
        <w:rPr>
          <w:rFonts w:ascii="Segoe UI" w:hAnsi="Segoe UI" w:cs="Segoe UI"/>
          <w:color w:val="333333"/>
        </w:rPr>
        <w:t>接着出现授权信息界面，</w:t>
      </w:r>
      <w:r w:rsidR="00631FCF">
        <w:rPr>
          <w:rFonts w:ascii="Segoe UI" w:hAnsi="Segoe UI" w:cs="Segoe UI"/>
          <w:color w:val="333333"/>
        </w:rPr>
        <w:t xml:space="preserve"> Next</w:t>
      </w:r>
      <w:r w:rsidR="00631FCF">
        <w:rPr>
          <w:rFonts w:ascii="Segoe UI" w:hAnsi="Segoe UI" w:cs="Segoe UI"/>
          <w:color w:val="333333"/>
        </w:rPr>
        <w:t>即可</w:t>
      </w:r>
      <w:r w:rsidR="00631FCF">
        <w:rPr>
          <w:rFonts w:ascii="Segoe UI" w:hAnsi="Segoe UI" w:cs="Segoe UI"/>
          <w:color w:val="333333"/>
        </w:rPr>
        <w:t>:</w:t>
      </w:r>
    </w:p>
    <w:p w:rsidR="00631FCF" w:rsidRDefault="00631FCF" w:rsidP="00E027DA">
      <w:pPr>
        <w:pStyle w:val="a8"/>
        <w:shd w:val="clear" w:color="auto" w:fill="FFFFFF"/>
        <w:spacing w:after="0" w:line="240" w:lineRule="atLeast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noProof/>
          <w:color w:val="4078C0"/>
        </w:rPr>
        <w:drawing>
          <wp:inline distT="0" distB="0" distL="0" distR="0" wp14:anchorId="6E10A4F3" wp14:editId="0F94EC80">
            <wp:extent cx="4819650" cy="3762375"/>
            <wp:effectExtent l="19050" t="0" r="0" b="0"/>
            <wp:docPr id="7" name="图片 7" descr="https://github.com/cncounter/translation/raw/master/tiemao_2014/GitHelp/03_LicenceNext.png">
              <a:hlinkClick xmlns:a="http://schemas.openxmlformats.org/drawingml/2006/main" r:id="rId1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github.com/cncounter/translation/raw/master/tiemao_2014/GitHelp/03_LicenceNext.png">
                      <a:hlinkClick r:id="rId1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3762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1FCF" w:rsidRDefault="00631FCF" w:rsidP="00E027DA">
      <w:pPr>
        <w:pStyle w:val="a8"/>
        <w:shd w:val="clear" w:color="auto" w:fill="FFFFFF"/>
        <w:spacing w:after="0" w:line="240" w:lineRule="atLeast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授权信息界面</w:t>
      </w:r>
    </w:p>
    <w:p w:rsidR="00631FCF" w:rsidRDefault="005E1C26" w:rsidP="00E027DA">
      <w:pPr>
        <w:pStyle w:val="a8"/>
        <w:shd w:val="clear" w:color="auto" w:fill="FFFFFF"/>
        <w:spacing w:after="0" w:line="240" w:lineRule="atLeast"/>
        <w:rPr>
          <w:rFonts w:ascii="Segoe UI" w:hAnsi="Segoe UI" w:cs="Segoe UI"/>
          <w:color w:val="333333"/>
        </w:rPr>
      </w:pPr>
      <w:r>
        <w:rPr>
          <w:rFonts w:ascii="Segoe UI" w:hAnsi="Segoe UI" w:cs="Segoe UI" w:hint="eastAsia"/>
          <w:color w:val="333333"/>
        </w:rPr>
        <w:t>6</w:t>
      </w:r>
      <w:r>
        <w:rPr>
          <w:rFonts w:ascii="Segoe UI" w:hAnsi="Segoe UI" w:cs="Segoe UI" w:hint="eastAsia"/>
          <w:color w:val="333333"/>
        </w:rPr>
        <w:t>·</w:t>
      </w:r>
      <w:r w:rsidR="00631FCF">
        <w:rPr>
          <w:rFonts w:ascii="Segoe UI" w:hAnsi="Segoe UI" w:cs="Segoe UI"/>
          <w:color w:val="333333"/>
        </w:rPr>
        <w:t>选择安装路径</w:t>
      </w:r>
    </w:p>
    <w:p w:rsidR="00631FCF" w:rsidRDefault="00631FCF" w:rsidP="00E027DA">
      <w:pPr>
        <w:pStyle w:val="a8"/>
        <w:shd w:val="clear" w:color="auto" w:fill="FFFFFF"/>
        <w:spacing w:after="0" w:line="240" w:lineRule="atLeast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noProof/>
          <w:color w:val="4078C0"/>
        </w:rPr>
        <w:lastRenderedPageBreak/>
        <w:drawing>
          <wp:inline distT="0" distB="0" distL="0" distR="0" wp14:anchorId="5F41A578" wp14:editId="7475C48F">
            <wp:extent cx="4772025" cy="3733800"/>
            <wp:effectExtent l="19050" t="0" r="9525" b="0"/>
            <wp:docPr id="8" name="图片 8" descr="https://github.com/cncounter/translation/raw/master/tiemao_2014/GitHelp/04_InstallPath.png">
              <a:hlinkClick xmlns:a="http://schemas.openxmlformats.org/drawingml/2006/main" r:id="rId1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github.com/cncounter/translation/raw/master/tiemao_2014/GitHelp/04_InstallPath.png">
                      <a:hlinkClick r:id="rId1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C26" w:rsidRDefault="005E1C26" w:rsidP="00E027DA">
      <w:pPr>
        <w:pStyle w:val="a8"/>
        <w:shd w:val="clear" w:color="auto" w:fill="FFFFFF"/>
        <w:spacing w:after="0" w:line="240" w:lineRule="atLeast"/>
        <w:rPr>
          <w:rFonts w:ascii="Segoe UI" w:hAnsi="Segoe UI" w:cs="Segoe UI"/>
          <w:color w:val="333333"/>
        </w:rPr>
      </w:pPr>
      <w:r>
        <w:rPr>
          <w:rFonts w:ascii="Segoe UI" w:hAnsi="Segoe UI" w:cs="Segoe UI" w:hint="eastAsia"/>
          <w:color w:val="333333"/>
        </w:rPr>
        <w:t>7</w:t>
      </w:r>
      <w:r>
        <w:rPr>
          <w:rFonts w:ascii="Segoe UI" w:hAnsi="Segoe UI" w:cs="Segoe UI" w:hint="eastAsia"/>
          <w:color w:val="333333"/>
        </w:rPr>
        <w:t>·</w:t>
      </w:r>
      <w:r w:rsidR="00631FCF">
        <w:rPr>
          <w:rFonts w:ascii="Segoe UI" w:hAnsi="Segoe UI" w:cs="Segoe UI"/>
          <w:color w:val="333333"/>
        </w:rPr>
        <w:t>选择文件关联</w:t>
      </w:r>
      <w:r w:rsidR="00631FCF">
        <w:rPr>
          <w:rFonts w:ascii="Segoe UI" w:hAnsi="Segoe UI" w:cs="Segoe UI"/>
          <w:color w:val="333333"/>
        </w:rPr>
        <w:t>,</w:t>
      </w:r>
      <w:r w:rsidR="00631FCF">
        <w:rPr>
          <w:rFonts w:ascii="Segoe UI" w:hAnsi="Segoe UI" w:cs="Segoe UI"/>
          <w:color w:val="333333"/>
        </w:rPr>
        <w:t>如果你不清楚</w:t>
      </w:r>
      <w:r w:rsidR="00631FCF">
        <w:rPr>
          <w:rFonts w:ascii="Segoe UI" w:hAnsi="Segoe UI" w:cs="Segoe UI"/>
          <w:color w:val="333333"/>
        </w:rPr>
        <w:t>,</w:t>
      </w:r>
      <w:r w:rsidR="00631FCF">
        <w:rPr>
          <w:rFonts w:ascii="Segoe UI" w:hAnsi="Segoe UI" w:cs="Segoe UI"/>
          <w:color w:val="333333"/>
        </w:rPr>
        <w:t>直接默认</w:t>
      </w:r>
      <w:r w:rsidR="00631FCF">
        <w:rPr>
          <w:rFonts w:ascii="Segoe UI" w:hAnsi="Segoe UI" w:cs="Segoe UI"/>
          <w:color w:val="333333"/>
        </w:rPr>
        <w:t>,</w:t>
      </w:r>
      <w:r w:rsidR="00631FCF">
        <w:rPr>
          <w:rFonts w:ascii="Segoe UI" w:hAnsi="Segoe UI" w:cs="Segoe UI"/>
          <w:color w:val="333333"/>
        </w:rPr>
        <w:t>下一步即可</w:t>
      </w:r>
      <w:r w:rsidR="00631FCF">
        <w:rPr>
          <w:rFonts w:ascii="Segoe UI" w:hAnsi="Segoe UI" w:cs="Segoe UI"/>
          <w:color w:val="333333"/>
        </w:rPr>
        <w:t xml:space="preserve">. </w:t>
      </w:r>
    </w:p>
    <w:p w:rsidR="00631FCF" w:rsidRDefault="00631FCF" w:rsidP="00E027DA">
      <w:pPr>
        <w:pStyle w:val="a8"/>
        <w:shd w:val="clear" w:color="auto" w:fill="FFFFFF"/>
        <w:spacing w:after="0" w:line="240" w:lineRule="atLeast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如果你想要右键菜单清爽一点</w:t>
      </w:r>
      <w:r>
        <w:rPr>
          <w:rFonts w:ascii="Segoe UI" w:hAnsi="Segoe UI" w:cs="Segoe UI"/>
          <w:color w:val="333333"/>
        </w:rPr>
        <w:t>,</w:t>
      </w:r>
      <w:r>
        <w:rPr>
          <w:rFonts w:ascii="Segoe UI" w:hAnsi="Segoe UI" w:cs="Segoe UI"/>
          <w:color w:val="333333"/>
        </w:rPr>
        <w:t>就把下图中的那个勾给去掉</w:t>
      </w:r>
      <w:r>
        <w:rPr>
          <w:rFonts w:ascii="Segoe UI" w:hAnsi="Segoe UI" w:cs="Segoe UI"/>
          <w:color w:val="333333"/>
        </w:rPr>
        <w:t xml:space="preserve">. </w:t>
      </w:r>
      <w:r>
        <w:rPr>
          <w:rFonts w:ascii="Segoe UI" w:hAnsi="Segoe UI" w:cs="Segoe UI"/>
          <w:color w:val="333333"/>
        </w:rPr>
        <w:t>这里把所有勾去掉也是可以的</w:t>
      </w:r>
      <w:r>
        <w:rPr>
          <w:rFonts w:ascii="Segoe UI" w:hAnsi="Segoe UI" w:cs="Segoe UI"/>
          <w:color w:val="333333"/>
        </w:rPr>
        <w:t>,</w:t>
      </w:r>
      <w:r>
        <w:rPr>
          <w:rFonts w:ascii="Segoe UI" w:hAnsi="Segoe UI" w:cs="Segoe UI"/>
          <w:color w:val="333333"/>
        </w:rPr>
        <w:t>更清爽</w:t>
      </w:r>
      <w:r>
        <w:rPr>
          <w:rFonts w:ascii="Segoe UI" w:hAnsi="Segoe UI" w:cs="Segoe UI"/>
          <w:color w:val="333333"/>
        </w:rPr>
        <w:t>(</w:t>
      </w:r>
      <w:r>
        <w:rPr>
          <w:rFonts w:ascii="Segoe UI" w:hAnsi="Segoe UI" w:cs="Segoe UI"/>
          <w:color w:val="333333"/>
        </w:rPr>
        <w:t>我就是这么干的</w:t>
      </w:r>
      <w:r>
        <w:rPr>
          <w:rFonts w:ascii="Segoe UI" w:hAnsi="Segoe UI" w:cs="Segoe UI"/>
          <w:color w:val="333333"/>
        </w:rPr>
        <w:t>).</w:t>
      </w:r>
    </w:p>
    <w:p w:rsidR="00631FCF" w:rsidRDefault="00631FCF" w:rsidP="00E027DA">
      <w:pPr>
        <w:pStyle w:val="a8"/>
        <w:shd w:val="clear" w:color="auto" w:fill="FFFFFF"/>
        <w:spacing w:after="0" w:line="240" w:lineRule="atLeast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noProof/>
          <w:color w:val="4078C0"/>
        </w:rPr>
        <w:drawing>
          <wp:inline distT="0" distB="0" distL="0" distR="0" wp14:anchorId="6502853A" wp14:editId="2CBDF5D6">
            <wp:extent cx="4772025" cy="3733800"/>
            <wp:effectExtent l="19050" t="0" r="9525" b="0"/>
            <wp:docPr id="9" name="图片 9" descr="https://github.com/cncounter/translation/raw/master/tiemao_2014/GitHelp/05_Associate.png">
              <a:hlinkClick xmlns:a="http://schemas.openxmlformats.org/drawingml/2006/main" r:id="rId1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github.com/cncounter/translation/raw/master/tiemao_2014/GitHelp/05_Associate.png">
                      <a:hlinkClick r:id="rId1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1FCF" w:rsidRDefault="005E1C26" w:rsidP="00E027DA">
      <w:pPr>
        <w:pStyle w:val="a8"/>
        <w:shd w:val="clear" w:color="auto" w:fill="FFFFFF"/>
        <w:spacing w:after="0" w:line="240" w:lineRule="atLeast"/>
        <w:rPr>
          <w:rFonts w:ascii="Segoe UI" w:hAnsi="Segoe UI" w:cs="Segoe UI"/>
          <w:color w:val="333333"/>
        </w:rPr>
      </w:pPr>
      <w:r>
        <w:rPr>
          <w:rFonts w:ascii="Segoe UI" w:hAnsi="Segoe UI" w:cs="Segoe UI" w:hint="eastAsia"/>
          <w:color w:val="333333"/>
        </w:rPr>
        <w:lastRenderedPageBreak/>
        <w:t>8</w:t>
      </w:r>
      <w:r>
        <w:rPr>
          <w:rFonts w:ascii="Segoe UI" w:hAnsi="Segoe UI" w:cs="Segoe UI" w:hint="eastAsia"/>
          <w:color w:val="333333"/>
        </w:rPr>
        <w:t>·</w:t>
      </w:r>
      <w:r w:rsidR="00631FCF">
        <w:rPr>
          <w:rFonts w:ascii="Segoe UI" w:hAnsi="Segoe UI" w:cs="Segoe UI"/>
          <w:color w:val="333333"/>
        </w:rPr>
        <w:t>接着出现开始菜单文件夹</w:t>
      </w:r>
      <w:r w:rsidR="00631FCF">
        <w:rPr>
          <w:rFonts w:ascii="Segoe UI" w:hAnsi="Segoe UI" w:cs="Segoe UI"/>
          <w:color w:val="333333"/>
        </w:rPr>
        <w:t>,</w:t>
      </w:r>
      <w:r w:rsidR="00631FCF">
        <w:rPr>
          <w:rFonts w:ascii="Segoe UI" w:hAnsi="Segoe UI" w:cs="Segoe UI"/>
          <w:color w:val="333333"/>
        </w:rPr>
        <w:t>默认</w:t>
      </w:r>
      <w:r w:rsidR="00631FCF">
        <w:rPr>
          <w:rFonts w:ascii="Segoe UI" w:hAnsi="Segoe UI" w:cs="Segoe UI"/>
          <w:color w:val="333333"/>
        </w:rPr>
        <w:t>,</w:t>
      </w:r>
      <w:r w:rsidR="00631FCF">
        <w:rPr>
          <w:rFonts w:ascii="Segoe UI" w:hAnsi="Segoe UI" w:cs="Segoe UI"/>
          <w:color w:val="333333"/>
        </w:rPr>
        <w:t>下一步即可</w:t>
      </w:r>
      <w:r w:rsidR="00631FCF">
        <w:rPr>
          <w:rFonts w:ascii="Segoe UI" w:hAnsi="Segoe UI" w:cs="Segoe UI"/>
          <w:color w:val="333333"/>
        </w:rPr>
        <w:t>:</w:t>
      </w:r>
    </w:p>
    <w:p w:rsidR="00631FCF" w:rsidRDefault="00631FCF" w:rsidP="00E027DA">
      <w:pPr>
        <w:pStyle w:val="a8"/>
        <w:shd w:val="clear" w:color="auto" w:fill="FFFFFF"/>
        <w:spacing w:after="0" w:line="240" w:lineRule="atLeast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noProof/>
          <w:color w:val="4078C0"/>
        </w:rPr>
        <w:drawing>
          <wp:inline distT="0" distB="0" distL="0" distR="0" wp14:anchorId="0E8CDE93" wp14:editId="4D4359FC">
            <wp:extent cx="4772025" cy="3762375"/>
            <wp:effectExtent l="19050" t="0" r="9525" b="0"/>
            <wp:docPr id="10" name="图片 10" descr="https://github.com/cncounter/translation/raw/master/tiemao_2014/GitHelp/06_StartMenu.png">
              <a:hlinkClick xmlns:a="http://schemas.openxmlformats.org/drawingml/2006/main" r:id="rId2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github.com/cncounter/translation/raw/master/tiemao_2014/GitHelp/06_StartMenu.png">
                      <a:hlinkClick r:id="rId2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3762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1FCF" w:rsidRDefault="005E1C26" w:rsidP="00E027DA">
      <w:pPr>
        <w:pStyle w:val="a8"/>
        <w:shd w:val="clear" w:color="auto" w:fill="FFFFFF"/>
        <w:spacing w:after="0" w:line="240" w:lineRule="atLeast"/>
        <w:rPr>
          <w:rFonts w:ascii="Segoe UI" w:hAnsi="Segoe UI" w:cs="Segoe UI"/>
          <w:color w:val="333333"/>
        </w:rPr>
      </w:pPr>
      <w:r>
        <w:rPr>
          <w:rFonts w:ascii="Segoe UI" w:hAnsi="Segoe UI" w:cs="Segoe UI" w:hint="eastAsia"/>
          <w:color w:val="333333"/>
        </w:rPr>
        <w:t>9</w:t>
      </w:r>
      <w:r>
        <w:rPr>
          <w:rFonts w:ascii="Segoe UI" w:hAnsi="Segoe UI" w:cs="Segoe UI" w:hint="eastAsia"/>
          <w:color w:val="333333"/>
        </w:rPr>
        <w:t>·</w:t>
      </w:r>
      <w:r w:rsidR="00631FCF">
        <w:rPr>
          <w:rFonts w:ascii="Segoe UI" w:hAnsi="Segoe UI" w:cs="Segoe UI"/>
          <w:color w:val="333333"/>
        </w:rPr>
        <w:t>然后是是否配置</w:t>
      </w:r>
      <w:r w:rsidR="00631FCF">
        <w:rPr>
          <w:rFonts w:ascii="Segoe UI" w:hAnsi="Segoe UI" w:cs="Segoe UI"/>
          <w:color w:val="333333"/>
        </w:rPr>
        <w:t>Path</w:t>
      </w:r>
      <w:r w:rsidR="00631FCF">
        <w:rPr>
          <w:rFonts w:ascii="Segoe UI" w:hAnsi="Segoe UI" w:cs="Segoe UI"/>
          <w:color w:val="333333"/>
        </w:rPr>
        <w:t>的配置</w:t>
      </w:r>
      <w:r w:rsidR="00631FCF">
        <w:rPr>
          <w:rFonts w:ascii="Segoe UI" w:hAnsi="Segoe UI" w:cs="Segoe UI"/>
          <w:color w:val="333333"/>
        </w:rPr>
        <w:t>,</w:t>
      </w:r>
      <w:r w:rsidR="00631FCF">
        <w:rPr>
          <w:rFonts w:ascii="Segoe UI" w:hAnsi="Segoe UI" w:cs="Segoe UI"/>
          <w:color w:val="333333"/>
        </w:rPr>
        <w:t>选择中间一个</w:t>
      </w:r>
      <w:r w:rsidR="00631FCF">
        <w:rPr>
          <w:rFonts w:ascii="Segoe UI" w:hAnsi="Segoe UI" w:cs="Segoe UI"/>
          <w:color w:val="333333"/>
        </w:rPr>
        <w:t>,</w:t>
      </w:r>
      <w:r w:rsidR="00631FCF">
        <w:rPr>
          <w:rFonts w:ascii="Segoe UI" w:hAnsi="Segoe UI" w:cs="Segoe UI"/>
          <w:color w:val="333333"/>
        </w:rPr>
        <w:t>可以通过</w:t>
      </w:r>
      <w:r w:rsidR="00631FCF">
        <w:rPr>
          <w:rFonts w:ascii="Segoe UI" w:hAnsi="Segoe UI" w:cs="Segoe UI"/>
          <w:color w:val="333333"/>
        </w:rPr>
        <w:t xml:space="preserve"> Windows</w:t>
      </w:r>
      <w:r w:rsidR="00631FCF">
        <w:rPr>
          <w:rFonts w:ascii="Segoe UI" w:hAnsi="Segoe UI" w:cs="Segoe UI"/>
          <w:color w:val="333333"/>
        </w:rPr>
        <w:t>命令行</w:t>
      </w:r>
      <w:r>
        <w:rPr>
          <w:rFonts w:ascii="Segoe UI" w:hAnsi="Segoe UI" w:cs="Segoe UI" w:hint="eastAsia"/>
          <w:color w:val="333333"/>
        </w:rPr>
        <w:t xml:space="preserve">  </w:t>
      </w:r>
      <w:r w:rsidR="00631FCF">
        <w:rPr>
          <w:rFonts w:ascii="Segoe UI" w:hAnsi="Segoe UI" w:cs="Segoe UI"/>
          <w:color w:val="333333"/>
        </w:rPr>
        <w:t>(CMD)</w:t>
      </w:r>
      <w:r w:rsidR="00631FCF">
        <w:rPr>
          <w:rFonts w:ascii="Segoe UI" w:hAnsi="Segoe UI" w:cs="Segoe UI"/>
          <w:color w:val="333333"/>
        </w:rPr>
        <w:t>调用</w:t>
      </w:r>
      <w:r w:rsidR="00631FCF">
        <w:rPr>
          <w:rFonts w:ascii="Segoe UI" w:hAnsi="Segoe UI" w:cs="Segoe UI"/>
          <w:color w:val="333333"/>
        </w:rPr>
        <w:t xml:space="preserve"> git </w:t>
      </w:r>
      <w:r w:rsidR="00631FCF">
        <w:rPr>
          <w:rFonts w:ascii="Segoe UI" w:hAnsi="Segoe UI" w:cs="Segoe UI"/>
          <w:color w:val="333333"/>
        </w:rPr>
        <w:t>命令。</w:t>
      </w:r>
      <w:r w:rsidR="00631FCF">
        <w:rPr>
          <w:rFonts w:ascii="Segoe UI" w:hAnsi="Segoe UI" w:cs="Segoe UI"/>
          <w:color w:val="333333"/>
        </w:rPr>
        <w:t xml:space="preserve"> </w:t>
      </w:r>
      <w:r w:rsidR="00631FCF">
        <w:rPr>
          <w:rFonts w:ascii="Segoe UI" w:hAnsi="Segoe UI" w:cs="Segoe UI"/>
          <w:color w:val="333333"/>
        </w:rPr>
        <w:t>然后点击下一步</w:t>
      </w:r>
      <w:r w:rsidR="00631FCF">
        <w:rPr>
          <w:rFonts w:ascii="Segoe UI" w:hAnsi="Segoe UI" w:cs="Segoe UI"/>
          <w:color w:val="333333"/>
        </w:rPr>
        <w:t>.</w:t>
      </w:r>
    </w:p>
    <w:p w:rsidR="00631FCF" w:rsidRDefault="00631FCF" w:rsidP="00E027DA">
      <w:pPr>
        <w:pStyle w:val="a8"/>
        <w:shd w:val="clear" w:color="auto" w:fill="FFFFFF"/>
        <w:spacing w:after="0" w:line="240" w:lineRule="atLeast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noProof/>
          <w:color w:val="4078C0"/>
        </w:rPr>
        <w:drawing>
          <wp:inline distT="0" distB="0" distL="0" distR="0" wp14:anchorId="2BDFF54F" wp14:editId="49D2AC98">
            <wp:extent cx="4800600" cy="3743325"/>
            <wp:effectExtent l="19050" t="0" r="0" b="0"/>
            <wp:docPr id="11" name="图片 11" descr="https://github.com/cncounter/translation/raw/master/tiemao_2014/GitHelp/07_GitPath.png">
              <a:hlinkClick xmlns:a="http://schemas.openxmlformats.org/drawingml/2006/main" r:id="rId2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github.com/cncounter/translation/raw/master/tiemao_2014/GitHelp/07_GitPath.png">
                      <a:hlinkClick r:id="rId2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743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1FCF" w:rsidRDefault="005E1C26" w:rsidP="00E027DA">
      <w:pPr>
        <w:pStyle w:val="a8"/>
        <w:shd w:val="clear" w:color="auto" w:fill="FFFFFF"/>
        <w:spacing w:after="0" w:line="240" w:lineRule="atLeast"/>
        <w:rPr>
          <w:rFonts w:ascii="Segoe UI" w:hAnsi="Segoe UI" w:cs="Segoe UI"/>
          <w:color w:val="333333"/>
        </w:rPr>
      </w:pPr>
      <w:r>
        <w:rPr>
          <w:rFonts w:ascii="Segoe UI" w:hAnsi="Segoe UI" w:cs="Segoe UI" w:hint="eastAsia"/>
          <w:color w:val="333333"/>
        </w:rPr>
        <w:lastRenderedPageBreak/>
        <w:t>10</w:t>
      </w:r>
      <w:r>
        <w:rPr>
          <w:rFonts w:ascii="Segoe UI" w:hAnsi="Segoe UI" w:cs="Segoe UI" w:hint="eastAsia"/>
          <w:color w:val="333333"/>
        </w:rPr>
        <w:t>·</w:t>
      </w:r>
      <w:r w:rsidR="00631FCF">
        <w:rPr>
          <w:rFonts w:ascii="Segoe UI" w:hAnsi="Segoe UI" w:cs="Segoe UI"/>
          <w:color w:val="333333"/>
        </w:rPr>
        <w:t>选择回车换行的格式。默认即可</w:t>
      </w:r>
      <w:r w:rsidR="00631FCF">
        <w:rPr>
          <w:rFonts w:ascii="Segoe UI" w:hAnsi="Segoe UI" w:cs="Segoe UI"/>
          <w:color w:val="333333"/>
        </w:rPr>
        <w:t>.(</w:t>
      </w:r>
      <w:r w:rsidR="00631FCF">
        <w:rPr>
          <w:rFonts w:ascii="Segoe UI" w:hAnsi="Segoe UI" w:cs="Segoe UI"/>
          <w:color w:val="333333"/>
        </w:rPr>
        <w:t>检出时转换为</w:t>
      </w:r>
      <w:r w:rsidR="00631FCF">
        <w:rPr>
          <w:rFonts w:ascii="Segoe UI" w:hAnsi="Segoe UI" w:cs="Segoe UI"/>
          <w:color w:val="333333"/>
        </w:rPr>
        <w:t>Windows</w:t>
      </w:r>
      <w:r w:rsidR="00631FCF">
        <w:rPr>
          <w:rFonts w:ascii="Segoe UI" w:hAnsi="Segoe UI" w:cs="Segoe UI"/>
          <w:color w:val="333333"/>
        </w:rPr>
        <w:t>风格</w:t>
      </w:r>
      <w:r w:rsidR="00631FCF">
        <w:rPr>
          <w:rFonts w:ascii="Segoe UI" w:hAnsi="Segoe UI" w:cs="Segoe UI"/>
          <w:color w:val="333333"/>
        </w:rPr>
        <w:t>,</w:t>
      </w:r>
      <w:r w:rsidR="00631FCF">
        <w:rPr>
          <w:rFonts w:ascii="Segoe UI" w:hAnsi="Segoe UI" w:cs="Segoe UI"/>
          <w:color w:val="333333"/>
        </w:rPr>
        <w:t>提交时转换为</w:t>
      </w:r>
      <w:r w:rsidR="00631FCF">
        <w:rPr>
          <w:rFonts w:ascii="Segoe UI" w:hAnsi="Segoe UI" w:cs="Segoe UI"/>
          <w:color w:val="333333"/>
        </w:rPr>
        <w:t>Linux</w:t>
      </w:r>
      <w:r w:rsidR="00631FCF">
        <w:rPr>
          <w:rFonts w:ascii="Segoe UI" w:hAnsi="Segoe UI" w:cs="Segoe UI"/>
          <w:color w:val="333333"/>
        </w:rPr>
        <w:t>风格</w:t>
      </w:r>
      <w:r w:rsidR="00631FCF">
        <w:rPr>
          <w:rFonts w:ascii="Segoe UI" w:hAnsi="Segoe UI" w:cs="Segoe UI"/>
          <w:color w:val="333333"/>
        </w:rPr>
        <w:t>.)</w:t>
      </w:r>
    </w:p>
    <w:p w:rsidR="00631FCF" w:rsidRDefault="00631FCF" w:rsidP="00E027DA">
      <w:pPr>
        <w:pStyle w:val="a8"/>
        <w:shd w:val="clear" w:color="auto" w:fill="FFFFFF"/>
        <w:spacing w:after="0" w:line="240" w:lineRule="atLeast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noProof/>
          <w:color w:val="4078C0"/>
        </w:rPr>
        <w:drawing>
          <wp:inline distT="0" distB="0" distL="0" distR="0" wp14:anchorId="32341557" wp14:editId="13238772">
            <wp:extent cx="4743450" cy="3733800"/>
            <wp:effectExtent l="19050" t="0" r="0" b="0"/>
            <wp:docPr id="12" name="图片 12" descr="https://github.com/cncounter/translation/raw/master/tiemao_2014/GitHelp/08_CRLF.png">
              <a:hlinkClick xmlns:a="http://schemas.openxmlformats.org/drawingml/2006/main" r:id="rId2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github.com/cncounter/translation/raw/master/tiemao_2014/GitHelp/08_CRLF.png">
                      <a:hlinkClick r:id="rId2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1FCF" w:rsidRDefault="00631FCF" w:rsidP="00E027DA">
      <w:pPr>
        <w:pStyle w:val="a8"/>
        <w:shd w:val="clear" w:color="auto" w:fill="FFFFFF"/>
        <w:spacing w:after="0" w:line="240" w:lineRule="atLeast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回车换行风格</w:t>
      </w:r>
      <w:r>
        <w:rPr>
          <w:rFonts w:ascii="Segoe UI" w:hAnsi="Segoe UI" w:cs="Segoe UI"/>
          <w:color w:val="333333"/>
        </w:rPr>
        <w:t>(CRLF-LF)</w:t>
      </w:r>
    </w:p>
    <w:p w:rsidR="00631FCF" w:rsidRDefault="005E1C26" w:rsidP="00E027DA">
      <w:pPr>
        <w:pStyle w:val="a8"/>
        <w:shd w:val="clear" w:color="auto" w:fill="FFFFFF"/>
        <w:spacing w:after="0" w:line="240" w:lineRule="atLeast"/>
        <w:rPr>
          <w:rFonts w:ascii="Segoe UI" w:hAnsi="Segoe UI" w:cs="Segoe UI"/>
          <w:color w:val="333333"/>
        </w:rPr>
      </w:pPr>
      <w:r>
        <w:rPr>
          <w:rFonts w:ascii="Segoe UI" w:hAnsi="Segoe UI" w:cs="Segoe UI" w:hint="eastAsia"/>
          <w:color w:val="333333"/>
        </w:rPr>
        <w:t>11</w:t>
      </w:r>
      <w:r>
        <w:rPr>
          <w:rFonts w:ascii="Segoe UI" w:hAnsi="Segoe UI" w:cs="Segoe UI" w:hint="eastAsia"/>
          <w:color w:val="333333"/>
        </w:rPr>
        <w:t>·</w:t>
      </w:r>
      <w:r w:rsidR="00631FCF">
        <w:rPr>
          <w:rFonts w:ascii="Segoe UI" w:hAnsi="Segoe UI" w:cs="Segoe UI"/>
          <w:color w:val="333333"/>
        </w:rPr>
        <w:t>然后是安装进度界面</w:t>
      </w:r>
    </w:p>
    <w:p w:rsidR="00631FCF" w:rsidRDefault="00631FCF" w:rsidP="00E027DA">
      <w:pPr>
        <w:pStyle w:val="a8"/>
        <w:shd w:val="clear" w:color="auto" w:fill="FFFFFF"/>
        <w:spacing w:after="0" w:line="240" w:lineRule="atLeast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noProof/>
          <w:color w:val="4078C0"/>
        </w:rPr>
        <w:lastRenderedPageBreak/>
        <w:drawing>
          <wp:inline distT="0" distB="0" distL="0" distR="0" wp14:anchorId="550FD5E9" wp14:editId="5B8E4002">
            <wp:extent cx="4762500" cy="3714750"/>
            <wp:effectExtent l="19050" t="0" r="0" b="0"/>
            <wp:docPr id="13" name="图片 13" descr="https://github.com/cncounter/translation/raw/master/tiemao_2014/GitHelp/09_Installing.png">
              <a:hlinkClick xmlns:a="http://schemas.openxmlformats.org/drawingml/2006/main" r:id="rId2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github.com/cncounter/translation/raw/master/tiemao_2014/GitHelp/09_Installing.png">
                      <a:hlinkClick r:id="rId2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1FCF" w:rsidRDefault="005E1C26" w:rsidP="00E027DA">
      <w:pPr>
        <w:pStyle w:val="a8"/>
        <w:shd w:val="clear" w:color="auto" w:fill="FFFFFF"/>
        <w:spacing w:after="0" w:line="240" w:lineRule="atLeast"/>
        <w:rPr>
          <w:rFonts w:ascii="Segoe UI" w:hAnsi="Segoe UI" w:cs="Segoe UI"/>
          <w:color w:val="333333"/>
        </w:rPr>
      </w:pPr>
      <w:r>
        <w:rPr>
          <w:rFonts w:ascii="Segoe UI" w:hAnsi="Segoe UI" w:cs="Segoe UI" w:hint="eastAsia"/>
          <w:color w:val="333333"/>
        </w:rPr>
        <w:t>12</w:t>
      </w:r>
      <w:r>
        <w:rPr>
          <w:rFonts w:ascii="Segoe UI" w:hAnsi="Segoe UI" w:cs="Segoe UI" w:hint="eastAsia"/>
          <w:color w:val="333333"/>
        </w:rPr>
        <w:t>·</w:t>
      </w:r>
      <w:r w:rsidR="00631FCF">
        <w:rPr>
          <w:rFonts w:ascii="Segoe UI" w:hAnsi="Segoe UI" w:cs="Segoe UI"/>
          <w:color w:val="333333"/>
        </w:rPr>
        <w:t>安装完成</w:t>
      </w:r>
      <w:r w:rsidR="00631FCF">
        <w:rPr>
          <w:rFonts w:ascii="Segoe UI" w:hAnsi="Segoe UI" w:cs="Segoe UI"/>
          <w:color w:val="333333"/>
        </w:rPr>
        <w:t xml:space="preserve">. </w:t>
      </w:r>
      <w:r w:rsidR="00631FCF">
        <w:rPr>
          <w:rFonts w:ascii="Segoe UI" w:hAnsi="Segoe UI" w:cs="Segoe UI"/>
          <w:color w:val="333333"/>
        </w:rPr>
        <w:t>去掉那个查看版本说明的复选框</w:t>
      </w:r>
      <w:r w:rsidR="00631FCF">
        <w:rPr>
          <w:rFonts w:ascii="Segoe UI" w:hAnsi="Segoe UI" w:cs="Segoe UI"/>
          <w:color w:val="333333"/>
        </w:rPr>
        <w:t>,</w:t>
      </w:r>
      <w:r w:rsidR="00631FCF">
        <w:rPr>
          <w:rFonts w:ascii="Segoe UI" w:hAnsi="Segoe UI" w:cs="Segoe UI"/>
          <w:color w:val="333333"/>
        </w:rPr>
        <w:t>点击完成</w:t>
      </w:r>
      <w:r w:rsidR="00631FCF">
        <w:rPr>
          <w:rFonts w:ascii="Segoe UI" w:hAnsi="Segoe UI" w:cs="Segoe UI"/>
          <w:color w:val="333333"/>
        </w:rPr>
        <w:t>(Finish)</w:t>
      </w:r>
      <w:r w:rsidR="00631FCF">
        <w:rPr>
          <w:rFonts w:ascii="Segoe UI" w:hAnsi="Segoe UI" w:cs="Segoe UI"/>
          <w:color w:val="333333"/>
        </w:rPr>
        <w:t>按钮即可</w:t>
      </w:r>
      <w:r w:rsidR="00631FCF">
        <w:rPr>
          <w:rFonts w:ascii="Segoe UI" w:hAnsi="Segoe UI" w:cs="Segoe UI"/>
          <w:color w:val="333333"/>
        </w:rPr>
        <w:t>.</w:t>
      </w:r>
    </w:p>
    <w:p w:rsidR="00631FCF" w:rsidRDefault="00631FCF" w:rsidP="00E027DA">
      <w:pPr>
        <w:pStyle w:val="a8"/>
        <w:shd w:val="clear" w:color="auto" w:fill="FFFFFF"/>
        <w:spacing w:after="0" w:line="240" w:lineRule="atLeast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noProof/>
          <w:color w:val="4078C0"/>
        </w:rPr>
        <w:drawing>
          <wp:inline distT="0" distB="0" distL="0" distR="0" wp14:anchorId="7B3A69EF" wp14:editId="0AFEF488">
            <wp:extent cx="4752975" cy="3743325"/>
            <wp:effectExtent l="19050" t="0" r="9525" b="0"/>
            <wp:docPr id="14" name="图片 14" descr="https://github.com/cncounter/translation/raw/master/tiemao_2014/GitHelp/10_Finish.png">
              <a:hlinkClick xmlns:a="http://schemas.openxmlformats.org/drawingml/2006/main" r:id="rId2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github.com/cncounter/translation/raw/master/tiemao_2014/GitHelp/10_Finish.png">
                      <a:hlinkClick r:id="rId2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743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1FCF" w:rsidRDefault="005E1C26" w:rsidP="00E027DA">
      <w:pPr>
        <w:pStyle w:val="a8"/>
        <w:shd w:val="clear" w:color="auto" w:fill="FFFFFF"/>
        <w:spacing w:after="0" w:line="240" w:lineRule="atLeast"/>
        <w:rPr>
          <w:rFonts w:ascii="Segoe UI" w:hAnsi="Segoe UI" w:cs="Segoe UI"/>
          <w:color w:val="333333"/>
        </w:rPr>
      </w:pPr>
      <w:r>
        <w:rPr>
          <w:rFonts w:ascii="Segoe UI" w:hAnsi="Segoe UI" w:cs="Segoe UI" w:hint="eastAsia"/>
          <w:color w:val="333333"/>
        </w:rPr>
        <w:t>13</w:t>
      </w:r>
      <w:r>
        <w:rPr>
          <w:rFonts w:ascii="Segoe UI" w:hAnsi="Segoe UI" w:cs="Segoe UI" w:hint="eastAsia"/>
          <w:color w:val="333333"/>
        </w:rPr>
        <w:t>·</w:t>
      </w:r>
      <w:r w:rsidR="00631FCF">
        <w:rPr>
          <w:rFonts w:ascii="Segoe UI" w:hAnsi="Segoe UI" w:cs="Segoe UI"/>
          <w:color w:val="333333"/>
        </w:rPr>
        <w:t>可以在</w:t>
      </w:r>
      <w:r w:rsidR="00631FCF">
        <w:rPr>
          <w:rFonts w:ascii="Segoe UI" w:hAnsi="Segoe UI" w:cs="Segoe UI"/>
          <w:color w:val="333333"/>
        </w:rPr>
        <w:t>cmd</w:t>
      </w:r>
      <w:r w:rsidR="00631FCF">
        <w:rPr>
          <w:rFonts w:ascii="Segoe UI" w:hAnsi="Segoe UI" w:cs="Segoe UI"/>
          <w:color w:val="333333"/>
        </w:rPr>
        <w:t>里面测试是否设置了</w:t>
      </w:r>
      <w:r w:rsidR="00631FCF">
        <w:rPr>
          <w:rFonts w:ascii="Segoe UI" w:hAnsi="Segoe UI" w:cs="Segoe UI"/>
          <w:color w:val="333333"/>
        </w:rPr>
        <w:t>Path,</w:t>
      </w:r>
      <w:r w:rsidR="00631FCF">
        <w:rPr>
          <w:rFonts w:ascii="Segoe UI" w:hAnsi="Segoe UI" w:cs="Segoe UI"/>
          <w:color w:val="333333"/>
        </w:rPr>
        <w:t>是否安装成功</w:t>
      </w:r>
      <w:r w:rsidR="00631FCF">
        <w:rPr>
          <w:rFonts w:ascii="Segoe UI" w:hAnsi="Segoe UI" w:cs="Segoe UI"/>
          <w:color w:val="333333"/>
        </w:rPr>
        <w:t xml:space="preserve">. </w:t>
      </w:r>
      <w:r w:rsidR="00631FCF">
        <w:rPr>
          <w:rFonts w:ascii="Segoe UI" w:hAnsi="Segoe UI" w:cs="Segoe UI"/>
          <w:color w:val="333333"/>
        </w:rPr>
        <w:t>在</w:t>
      </w:r>
      <w:r w:rsidR="00631FCF">
        <w:rPr>
          <w:rFonts w:ascii="Segoe UI" w:hAnsi="Segoe UI" w:cs="Segoe UI"/>
          <w:color w:val="333333"/>
        </w:rPr>
        <w:t>CMD</w:t>
      </w:r>
      <w:r w:rsidR="00631FCF">
        <w:rPr>
          <w:rFonts w:ascii="Segoe UI" w:hAnsi="Segoe UI" w:cs="Segoe UI"/>
          <w:color w:val="333333"/>
        </w:rPr>
        <w:t>中输入</w:t>
      </w:r>
      <w:r w:rsidR="00631FCF">
        <w:rPr>
          <w:rFonts w:ascii="Segoe UI" w:hAnsi="Segoe UI" w:cs="Segoe UI"/>
          <w:color w:val="333333"/>
        </w:rPr>
        <w:t> </w:t>
      </w:r>
      <w:r w:rsidR="00631FCF">
        <w:rPr>
          <w:rStyle w:val="HTML"/>
          <w:rFonts w:ascii="Consolas" w:hAnsi="Consolas"/>
          <w:color w:val="333333"/>
          <w:sz w:val="20"/>
          <w:szCs w:val="20"/>
        </w:rPr>
        <w:t>git</w:t>
      </w:r>
      <w:r w:rsidR="00631FCF">
        <w:rPr>
          <w:rFonts w:ascii="Segoe UI" w:hAnsi="Segoe UI" w:cs="Segoe UI"/>
          <w:color w:val="333333"/>
        </w:rPr>
        <w:t> </w:t>
      </w:r>
      <w:r w:rsidR="00631FCF">
        <w:rPr>
          <w:rFonts w:ascii="Segoe UI" w:hAnsi="Segoe UI" w:cs="Segoe UI"/>
          <w:color w:val="333333"/>
        </w:rPr>
        <w:t>或者</w:t>
      </w:r>
      <w:r w:rsidR="00631FCF">
        <w:rPr>
          <w:rFonts w:ascii="Segoe UI" w:hAnsi="Segoe UI" w:cs="Segoe UI"/>
          <w:color w:val="333333"/>
        </w:rPr>
        <w:t> </w:t>
      </w:r>
      <w:r w:rsidR="00631FCF">
        <w:rPr>
          <w:rStyle w:val="HTML"/>
          <w:rFonts w:ascii="Consolas" w:hAnsi="Consolas"/>
          <w:color w:val="333333"/>
          <w:sz w:val="20"/>
          <w:szCs w:val="20"/>
        </w:rPr>
        <w:t>git --version</w:t>
      </w:r>
      <w:r w:rsidR="00631FCF">
        <w:rPr>
          <w:rFonts w:ascii="Segoe UI" w:hAnsi="Segoe UI" w:cs="Segoe UI"/>
          <w:color w:val="333333"/>
        </w:rPr>
        <w:t> </w:t>
      </w:r>
      <w:r w:rsidR="00631FCF">
        <w:rPr>
          <w:rFonts w:ascii="Segoe UI" w:hAnsi="Segoe UI" w:cs="Segoe UI"/>
          <w:color w:val="333333"/>
        </w:rPr>
        <w:t>试试</w:t>
      </w:r>
      <w:r w:rsidR="00631FCF">
        <w:rPr>
          <w:rFonts w:ascii="Segoe UI" w:hAnsi="Segoe UI" w:cs="Segoe UI"/>
          <w:color w:val="333333"/>
        </w:rPr>
        <w:t>:</w:t>
      </w:r>
    </w:p>
    <w:p w:rsidR="00631FCF" w:rsidRDefault="00631FCF" w:rsidP="00E027DA">
      <w:pPr>
        <w:pStyle w:val="a8"/>
        <w:shd w:val="clear" w:color="auto" w:fill="FFFFFF"/>
        <w:spacing w:after="0" w:line="240" w:lineRule="atLeast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noProof/>
          <w:color w:val="4078C0"/>
        </w:rPr>
        <w:lastRenderedPageBreak/>
        <w:drawing>
          <wp:inline distT="0" distB="0" distL="0" distR="0" wp14:anchorId="71F7BEE0" wp14:editId="48627D6D">
            <wp:extent cx="6334125" cy="4191000"/>
            <wp:effectExtent l="19050" t="0" r="9525" b="0"/>
            <wp:docPr id="15" name="图片 15" descr="https://github.com/cncounter/translation/raw/master/tiemao_2014/GitHelp/11_Git_CMD.png">
              <a:hlinkClick xmlns:a="http://schemas.openxmlformats.org/drawingml/2006/main" r:id="rId3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github.com/cncounter/translation/raw/master/tiemao_2014/GitHelp/11_Git_CMD.png">
                      <a:hlinkClick r:id="rId3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125" cy="419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1FCF" w:rsidRDefault="005E1C26" w:rsidP="00E027DA">
      <w:pPr>
        <w:pStyle w:val="a8"/>
        <w:shd w:val="clear" w:color="auto" w:fill="FFFFFF"/>
        <w:spacing w:after="0" w:line="240" w:lineRule="atLeast"/>
        <w:rPr>
          <w:rFonts w:ascii="Segoe UI" w:hAnsi="Segoe UI" w:cs="Segoe UI"/>
          <w:color w:val="333333"/>
        </w:rPr>
      </w:pPr>
      <w:r>
        <w:rPr>
          <w:rFonts w:ascii="Segoe UI" w:hAnsi="Segoe UI" w:cs="Segoe UI" w:hint="eastAsia"/>
          <w:color w:val="333333"/>
        </w:rPr>
        <w:t>14</w:t>
      </w:r>
      <w:r>
        <w:rPr>
          <w:rFonts w:ascii="Segoe UI" w:hAnsi="Segoe UI" w:cs="Segoe UI" w:hint="eastAsia"/>
          <w:color w:val="333333"/>
        </w:rPr>
        <w:t>·</w:t>
      </w:r>
      <w:r w:rsidR="00631FCF">
        <w:rPr>
          <w:rFonts w:ascii="Segoe UI" w:hAnsi="Segoe UI" w:cs="Segoe UI"/>
          <w:color w:val="333333"/>
        </w:rPr>
        <w:t>如果按照前面的步骤安装下来</w:t>
      </w:r>
      <w:r w:rsidR="00631FCF">
        <w:rPr>
          <w:rFonts w:ascii="Segoe UI" w:hAnsi="Segoe UI" w:cs="Segoe UI"/>
          <w:color w:val="333333"/>
        </w:rPr>
        <w:t>,</w:t>
      </w:r>
      <w:r w:rsidR="00631FCF">
        <w:rPr>
          <w:rFonts w:ascii="Segoe UI" w:hAnsi="Segoe UI" w:cs="Segoe UI"/>
          <w:color w:val="333333"/>
        </w:rPr>
        <w:t>那么</w:t>
      </w:r>
      <w:r w:rsidR="00631FCF">
        <w:rPr>
          <w:rFonts w:ascii="Segoe UI" w:hAnsi="Segoe UI" w:cs="Segoe UI"/>
          <w:color w:val="333333"/>
        </w:rPr>
        <w:t xml:space="preserve"> git </w:t>
      </w:r>
      <w:r w:rsidR="00631FCF">
        <w:rPr>
          <w:rFonts w:ascii="Segoe UI" w:hAnsi="Segoe UI" w:cs="Segoe UI"/>
          <w:color w:val="333333"/>
        </w:rPr>
        <w:t>程序所在的路径已经添加到系统</w:t>
      </w:r>
      <w:r w:rsidR="00631FCF">
        <w:rPr>
          <w:rFonts w:ascii="Segoe UI" w:hAnsi="Segoe UI" w:cs="Segoe UI"/>
          <w:color w:val="333333"/>
        </w:rPr>
        <w:t xml:space="preserve"> PATH </w:t>
      </w:r>
      <w:r w:rsidR="00631FCF">
        <w:rPr>
          <w:rFonts w:ascii="Segoe UI" w:hAnsi="Segoe UI" w:cs="Segoe UI"/>
          <w:color w:val="333333"/>
        </w:rPr>
        <w:t>中</w:t>
      </w:r>
      <w:r w:rsidR="00631FCF">
        <w:rPr>
          <w:rFonts w:ascii="Segoe UI" w:hAnsi="Segoe UI" w:cs="Segoe UI"/>
          <w:color w:val="333333"/>
        </w:rPr>
        <w:t>(path</w:t>
      </w:r>
      <w:r w:rsidR="00631FCF">
        <w:rPr>
          <w:rFonts w:ascii="Segoe UI" w:hAnsi="Segoe UI" w:cs="Segoe UI"/>
          <w:color w:val="333333"/>
        </w:rPr>
        <w:t>就相当于系统自动查找路径列表</w:t>
      </w:r>
      <w:r w:rsidR="00631FCF">
        <w:rPr>
          <w:rFonts w:ascii="Segoe UI" w:hAnsi="Segoe UI" w:cs="Segoe UI"/>
          <w:color w:val="333333"/>
        </w:rPr>
        <w:t>),</w:t>
      </w:r>
      <w:r w:rsidR="00631FCF">
        <w:rPr>
          <w:rFonts w:ascii="Segoe UI" w:hAnsi="Segoe UI" w:cs="Segoe UI"/>
          <w:color w:val="333333"/>
        </w:rPr>
        <w:t>所以可以直接在任意路径的</w:t>
      </w:r>
      <w:r w:rsidR="00631FCF">
        <w:rPr>
          <w:rFonts w:ascii="Segoe UI" w:hAnsi="Segoe UI" w:cs="Segoe UI"/>
          <w:color w:val="333333"/>
        </w:rPr>
        <w:t xml:space="preserve"> cmd </w:t>
      </w:r>
      <w:r w:rsidR="00631FCF">
        <w:rPr>
          <w:rFonts w:ascii="Segoe UI" w:hAnsi="Segoe UI" w:cs="Segoe UI"/>
          <w:color w:val="333333"/>
        </w:rPr>
        <w:t>下执行</w:t>
      </w:r>
      <w:r w:rsidR="00631FCF">
        <w:rPr>
          <w:rFonts w:ascii="Segoe UI" w:hAnsi="Segoe UI" w:cs="Segoe UI"/>
          <w:color w:val="333333"/>
        </w:rPr>
        <w:t xml:space="preserve"> git </w:t>
      </w:r>
      <w:r w:rsidR="00631FCF">
        <w:rPr>
          <w:rFonts w:ascii="Segoe UI" w:hAnsi="Segoe UI" w:cs="Segoe UI"/>
          <w:color w:val="333333"/>
        </w:rPr>
        <w:t>命令</w:t>
      </w:r>
      <w:r w:rsidR="00631FCF">
        <w:rPr>
          <w:rFonts w:ascii="Segoe UI" w:hAnsi="Segoe UI" w:cs="Segoe UI"/>
          <w:color w:val="333333"/>
        </w:rPr>
        <w:t xml:space="preserve">. </w:t>
      </w:r>
      <w:r w:rsidR="00631FCF">
        <w:rPr>
          <w:rFonts w:ascii="Segoe UI" w:hAnsi="Segoe UI" w:cs="Segoe UI"/>
          <w:color w:val="333333"/>
        </w:rPr>
        <w:t>如果没有添加</w:t>
      </w:r>
      <w:r w:rsidR="00631FCF">
        <w:rPr>
          <w:rFonts w:ascii="Segoe UI" w:hAnsi="Segoe UI" w:cs="Segoe UI"/>
          <w:color w:val="333333"/>
        </w:rPr>
        <w:t>,</w:t>
      </w:r>
      <w:r w:rsidR="00631FCF">
        <w:rPr>
          <w:rFonts w:ascii="Segoe UI" w:hAnsi="Segoe UI" w:cs="Segoe UI"/>
          <w:color w:val="333333"/>
        </w:rPr>
        <w:t>则需要</w:t>
      </w:r>
      <w:r w:rsidR="00631FCF">
        <w:rPr>
          <w:rFonts w:ascii="Segoe UI" w:hAnsi="Segoe UI" w:cs="Segoe UI"/>
          <w:color w:val="333333"/>
        </w:rPr>
        <w:t xml:space="preserve"> cd </w:t>
      </w:r>
      <w:r w:rsidR="00631FCF">
        <w:rPr>
          <w:rFonts w:ascii="Segoe UI" w:hAnsi="Segoe UI" w:cs="Segoe UI"/>
          <w:color w:val="333333"/>
        </w:rPr>
        <w:t>切换到</w:t>
      </w:r>
      <w:r w:rsidR="00631FCF">
        <w:rPr>
          <w:rFonts w:ascii="Segoe UI" w:hAnsi="Segoe UI" w:cs="Segoe UI"/>
          <w:color w:val="333333"/>
        </w:rPr>
        <w:t>Git</w:t>
      </w:r>
      <w:r w:rsidR="00631FCF">
        <w:rPr>
          <w:rFonts w:ascii="Segoe UI" w:hAnsi="Segoe UI" w:cs="Segoe UI"/>
          <w:color w:val="333333"/>
        </w:rPr>
        <w:t>所在的</w:t>
      </w:r>
      <w:r w:rsidR="00631FCF">
        <w:rPr>
          <w:rFonts w:ascii="Segoe UI" w:hAnsi="Segoe UI" w:cs="Segoe UI"/>
          <w:color w:val="333333"/>
        </w:rPr>
        <w:t xml:space="preserve"> bin </w:t>
      </w:r>
      <w:r w:rsidR="00631FCF">
        <w:rPr>
          <w:rFonts w:ascii="Segoe UI" w:hAnsi="Segoe UI" w:cs="Segoe UI"/>
          <w:color w:val="333333"/>
        </w:rPr>
        <w:t>目录下</w:t>
      </w:r>
      <w:r w:rsidR="00631FCF">
        <w:rPr>
          <w:rFonts w:ascii="Segoe UI" w:hAnsi="Segoe UI" w:cs="Segoe UI"/>
          <w:color w:val="333333"/>
        </w:rPr>
        <w:t>,</w:t>
      </w:r>
      <w:r w:rsidR="00631FCF">
        <w:rPr>
          <w:rFonts w:ascii="Segoe UI" w:hAnsi="Segoe UI" w:cs="Segoe UI"/>
          <w:color w:val="333333"/>
        </w:rPr>
        <w:t>才能执行</w:t>
      </w:r>
      <w:r w:rsidR="00631FCF">
        <w:rPr>
          <w:rFonts w:ascii="Segoe UI" w:hAnsi="Segoe UI" w:cs="Segoe UI"/>
          <w:color w:val="333333"/>
        </w:rPr>
        <w:t xml:space="preserve"> git </w:t>
      </w:r>
      <w:r w:rsidR="00631FCF">
        <w:rPr>
          <w:rFonts w:ascii="Segoe UI" w:hAnsi="Segoe UI" w:cs="Segoe UI"/>
          <w:color w:val="333333"/>
        </w:rPr>
        <w:t>命令</w:t>
      </w:r>
      <w:r w:rsidR="00631FCF">
        <w:rPr>
          <w:rFonts w:ascii="Segoe UI" w:hAnsi="Segoe UI" w:cs="Segoe UI"/>
          <w:color w:val="333333"/>
        </w:rPr>
        <w:t>.</w:t>
      </w:r>
    </w:p>
    <w:p w:rsidR="00631FCF" w:rsidRDefault="005E1C26" w:rsidP="00E027DA">
      <w:pPr>
        <w:pStyle w:val="a8"/>
        <w:shd w:val="clear" w:color="auto" w:fill="FFFFFF"/>
        <w:spacing w:after="0" w:line="240" w:lineRule="atLeast"/>
        <w:rPr>
          <w:rFonts w:ascii="Segoe UI" w:hAnsi="Segoe UI" w:cs="Segoe UI"/>
          <w:color w:val="333333"/>
        </w:rPr>
      </w:pPr>
      <w:r>
        <w:rPr>
          <w:rFonts w:ascii="Segoe UI" w:hAnsi="Segoe UI" w:cs="Segoe UI" w:hint="eastAsia"/>
          <w:color w:val="333333"/>
        </w:rPr>
        <w:t>15</w:t>
      </w:r>
      <w:r>
        <w:rPr>
          <w:rFonts w:ascii="Segoe UI" w:hAnsi="Segoe UI" w:cs="Segoe UI" w:hint="eastAsia"/>
          <w:color w:val="333333"/>
        </w:rPr>
        <w:t>·</w:t>
      </w:r>
      <w:r w:rsidR="00631FCF">
        <w:rPr>
          <w:rFonts w:ascii="Segoe UI" w:hAnsi="Segoe UI" w:cs="Segoe UI"/>
          <w:color w:val="333333"/>
        </w:rPr>
        <w:t>设置你自己的昵称与</w:t>
      </w:r>
      <w:r w:rsidR="00631FCF">
        <w:rPr>
          <w:rFonts w:ascii="Segoe UI" w:hAnsi="Segoe UI" w:cs="Segoe UI"/>
          <w:color w:val="333333"/>
        </w:rPr>
        <w:t>email</w:t>
      </w:r>
    </w:p>
    <w:p w:rsidR="00631FCF" w:rsidRDefault="00631FCF" w:rsidP="00E027DA">
      <w:pPr>
        <w:pStyle w:val="a8"/>
        <w:shd w:val="clear" w:color="auto" w:fill="FFFFFF"/>
        <w:spacing w:after="0" w:line="240" w:lineRule="atLeast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设置本地机器默认</w:t>
      </w:r>
      <w:r>
        <w:rPr>
          <w:rFonts w:ascii="Segoe UI" w:hAnsi="Segoe UI" w:cs="Segoe UI"/>
          <w:color w:val="333333"/>
        </w:rPr>
        <w:t>commit</w:t>
      </w:r>
      <w:r>
        <w:rPr>
          <w:rFonts w:ascii="Segoe UI" w:hAnsi="Segoe UI" w:cs="Segoe UI"/>
          <w:color w:val="333333"/>
        </w:rPr>
        <w:t>的昵称与</w:t>
      </w:r>
      <w:r>
        <w:rPr>
          <w:rFonts w:ascii="Segoe UI" w:hAnsi="Segoe UI" w:cs="Segoe UI"/>
          <w:color w:val="333333"/>
        </w:rPr>
        <w:t xml:space="preserve">Email. </w:t>
      </w:r>
      <w:r>
        <w:rPr>
          <w:rFonts w:ascii="Segoe UI" w:hAnsi="Segoe UI" w:cs="Segoe UI"/>
          <w:color w:val="333333"/>
        </w:rPr>
        <w:t>请使用有意义的名字与</w:t>
      </w:r>
      <w:r>
        <w:rPr>
          <w:rFonts w:ascii="Segoe UI" w:hAnsi="Segoe UI" w:cs="Segoe UI"/>
          <w:color w:val="333333"/>
        </w:rPr>
        <w:t>email.</w:t>
      </w:r>
    </w:p>
    <w:p w:rsidR="00631FCF" w:rsidRDefault="00631FCF" w:rsidP="00E027DA">
      <w:pPr>
        <w:pStyle w:val="HTML0"/>
        <w:shd w:val="clear" w:color="auto" w:fill="F7F7F7"/>
        <w:spacing w:line="240" w:lineRule="atLeast"/>
        <w:rPr>
          <w:rStyle w:val="HTML"/>
          <w:rFonts w:ascii="Consolas" w:hAnsi="Consolas"/>
          <w:color w:val="333333"/>
          <w:sz w:val="20"/>
          <w:szCs w:val="20"/>
        </w:rPr>
      </w:pPr>
      <w:r>
        <w:rPr>
          <w:rStyle w:val="HTML"/>
          <w:rFonts w:ascii="Consolas" w:hAnsi="Consolas"/>
          <w:color w:val="333333"/>
          <w:sz w:val="20"/>
          <w:szCs w:val="20"/>
        </w:rPr>
        <w:t>git config --global user.name "tiemaocsdn"</w:t>
      </w:r>
    </w:p>
    <w:p w:rsidR="00631FCF" w:rsidRDefault="00631FCF" w:rsidP="00E027DA">
      <w:pPr>
        <w:pStyle w:val="HTML0"/>
        <w:shd w:val="clear" w:color="auto" w:fill="F7F7F7"/>
        <w:spacing w:line="240" w:lineRule="atLeast"/>
        <w:rPr>
          <w:rStyle w:val="HTML"/>
          <w:rFonts w:ascii="Consolas" w:hAnsi="Consolas"/>
          <w:color w:val="333333"/>
          <w:sz w:val="20"/>
          <w:szCs w:val="20"/>
        </w:rPr>
      </w:pPr>
      <w:r>
        <w:rPr>
          <w:rStyle w:val="HTML"/>
          <w:rFonts w:ascii="Consolas" w:hAnsi="Consolas"/>
          <w:color w:val="333333"/>
          <w:sz w:val="20"/>
          <w:szCs w:val="20"/>
        </w:rPr>
        <w:t>git config --global user.email "tiemaocsdn@qq.com"</w:t>
      </w:r>
    </w:p>
    <w:p w:rsidR="00631FCF" w:rsidRDefault="00631FCF" w:rsidP="00E027DA">
      <w:pPr>
        <w:pStyle w:val="HTML0"/>
        <w:shd w:val="clear" w:color="auto" w:fill="F7F7F7"/>
        <w:spacing w:line="240" w:lineRule="atLeast"/>
        <w:rPr>
          <w:rStyle w:val="HTML"/>
          <w:rFonts w:ascii="Consolas" w:hAnsi="Consolas"/>
          <w:color w:val="333333"/>
          <w:sz w:val="20"/>
          <w:szCs w:val="20"/>
        </w:rPr>
      </w:pPr>
      <w:r>
        <w:rPr>
          <w:rStyle w:val="HTML"/>
          <w:rFonts w:ascii="Consolas" w:hAnsi="Consolas"/>
          <w:color w:val="333333"/>
          <w:sz w:val="20"/>
          <w:szCs w:val="20"/>
        </w:rPr>
        <w:t>git config --global push.default simple</w:t>
      </w:r>
    </w:p>
    <w:p w:rsidR="00631FCF" w:rsidRDefault="00631FCF" w:rsidP="00E027DA">
      <w:pPr>
        <w:pStyle w:val="a8"/>
        <w:shd w:val="clear" w:color="auto" w:fill="FFFFFF"/>
        <w:spacing w:after="0" w:line="240" w:lineRule="atLeast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如果要使用</w:t>
      </w:r>
      <w:r>
        <w:rPr>
          <w:rFonts w:ascii="Segoe UI" w:hAnsi="Segoe UI" w:cs="Segoe UI"/>
          <w:color w:val="333333"/>
        </w:rPr>
        <w:t>git</w:t>
      </w:r>
      <w:r>
        <w:rPr>
          <w:rFonts w:ascii="Segoe UI" w:hAnsi="Segoe UI" w:cs="Segoe UI"/>
          <w:color w:val="333333"/>
        </w:rPr>
        <w:t>进行推送</w:t>
      </w:r>
      <w:r>
        <w:rPr>
          <w:rFonts w:ascii="Segoe UI" w:hAnsi="Segoe UI" w:cs="Segoe UI"/>
          <w:color w:val="333333"/>
        </w:rPr>
        <w:t>,</w:t>
      </w:r>
      <w:r>
        <w:rPr>
          <w:rFonts w:ascii="Segoe UI" w:hAnsi="Segoe UI" w:cs="Segoe UI"/>
          <w:color w:val="333333"/>
        </w:rPr>
        <w:t>则必须配置</w:t>
      </w:r>
      <w:r>
        <w:rPr>
          <w:rFonts w:ascii="Segoe UI" w:hAnsi="Segoe UI" w:cs="Segoe UI"/>
          <w:color w:val="333333"/>
        </w:rPr>
        <w:t> </w:t>
      </w:r>
      <w:r>
        <w:rPr>
          <w:rStyle w:val="HTML"/>
          <w:rFonts w:ascii="Consolas" w:hAnsi="Consolas"/>
          <w:color w:val="333333"/>
          <w:sz w:val="20"/>
          <w:szCs w:val="20"/>
        </w:rPr>
        <w:t>push.default</w:t>
      </w:r>
      <w:r>
        <w:rPr>
          <w:rFonts w:ascii="Segoe UI" w:hAnsi="Segoe UI" w:cs="Segoe UI"/>
          <w:color w:val="333333"/>
        </w:rPr>
        <w:t> ,</w:t>
      </w:r>
      <w:r>
        <w:rPr>
          <w:rFonts w:ascii="Segoe UI" w:hAnsi="Segoe UI" w:cs="Segoe UI"/>
          <w:color w:val="333333"/>
        </w:rPr>
        <w:t>否则推送失败</w:t>
      </w:r>
      <w:r>
        <w:rPr>
          <w:rFonts w:ascii="Segoe UI" w:hAnsi="Segoe UI" w:cs="Segoe UI"/>
          <w:color w:val="333333"/>
        </w:rPr>
        <w:t xml:space="preserve">. </w:t>
      </w:r>
      <w:r>
        <w:rPr>
          <w:rFonts w:ascii="Segoe UI" w:hAnsi="Segoe UI" w:cs="Segoe UI"/>
          <w:color w:val="333333"/>
        </w:rPr>
        <w:t>姓名与</w:t>
      </w:r>
      <w:r>
        <w:rPr>
          <w:rFonts w:ascii="Segoe UI" w:hAnsi="Segoe UI" w:cs="Segoe UI"/>
          <w:color w:val="333333"/>
        </w:rPr>
        <w:t>Email</w:t>
      </w:r>
      <w:r>
        <w:rPr>
          <w:rFonts w:ascii="Segoe UI" w:hAnsi="Segoe UI" w:cs="Segoe UI"/>
          <w:color w:val="333333"/>
        </w:rPr>
        <w:t>只用于日志标识</w:t>
      </w:r>
      <w:r>
        <w:rPr>
          <w:rFonts w:ascii="Segoe UI" w:hAnsi="Segoe UI" w:cs="Segoe UI"/>
          <w:color w:val="333333"/>
        </w:rPr>
        <w:t>.</w:t>
      </w:r>
      <w:r>
        <w:rPr>
          <w:rFonts w:ascii="Segoe UI" w:hAnsi="Segoe UI" w:cs="Segoe UI"/>
          <w:color w:val="333333"/>
        </w:rPr>
        <w:t>实际推送到</w:t>
      </w:r>
      <w:r>
        <w:rPr>
          <w:rFonts w:ascii="Segoe UI" w:hAnsi="Segoe UI" w:cs="Segoe UI"/>
          <w:color w:val="333333"/>
        </w:rPr>
        <w:t>GitHub</w:t>
      </w:r>
      <w:r>
        <w:rPr>
          <w:rFonts w:ascii="Segoe UI" w:hAnsi="Segoe UI" w:cs="Segoe UI"/>
          <w:color w:val="333333"/>
        </w:rPr>
        <w:t>等在线仓库时</w:t>
      </w:r>
      <w:r>
        <w:rPr>
          <w:rFonts w:ascii="Segoe UI" w:hAnsi="Segoe UI" w:cs="Segoe UI"/>
          <w:color w:val="333333"/>
        </w:rPr>
        <w:t>,</w:t>
      </w:r>
      <w:r>
        <w:rPr>
          <w:rFonts w:ascii="Segoe UI" w:hAnsi="Segoe UI" w:cs="Segoe UI"/>
          <w:color w:val="333333"/>
        </w:rPr>
        <w:t>要用有操作权限的账号登录</w:t>
      </w:r>
      <w:r>
        <w:rPr>
          <w:rFonts w:ascii="Segoe UI" w:hAnsi="Segoe UI" w:cs="Segoe UI"/>
          <w:color w:val="333333"/>
        </w:rPr>
        <w:t>.</w:t>
      </w:r>
    </w:p>
    <w:p w:rsidR="00631FCF" w:rsidRDefault="00631FCF" w:rsidP="00E027DA">
      <w:pPr>
        <w:pStyle w:val="a8"/>
        <w:shd w:val="clear" w:color="auto" w:fill="FFFFFF"/>
        <w:spacing w:after="0" w:line="240" w:lineRule="atLeast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查看</w:t>
      </w:r>
      <w:r>
        <w:rPr>
          <w:rFonts w:ascii="Segoe UI" w:hAnsi="Segoe UI" w:cs="Segoe UI"/>
          <w:color w:val="333333"/>
        </w:rPr>
        <w:t>git</w:t>
      </w:r>
      <w:r>
        <w:rPr>
          <w:rFonts w:ascii="Segoe UI" w:hAnsi="Segoe UI" w:cs="Segoe UI"/>
          <w:color w:val="333333"/>
        </w:rPr>
        <w:t>配置可以使用</w:t>
      </w:r>
      <w:r>
        <w:rPr>
          <w:rFonts w:ascii="Segoe UI" w:hAnsi="Segoe UI" w:cs="Segoe UI"/>
          <w:color w:val="333333"/>
        </w:rPr>
        <w:t> </w:t>
      </w:r>
      <w:r>
        <w:rPr>
          <w:rStyle w:val="HTML"/>
          <w:rFonts w:ascii="Consolas" w:hAnsi="Consolas"/>
          <w:color w:val="333333"/>
          <w:sz w:val="20"/>
          <w:szCs w:val="20"/>
        </w:rPr>
        <w:t>-l</w:t>
      </w:r>
      <w:r>
        <w:rPr>
          <w:rFonts w:ascii="Segoe UI" w:hAnsi="Segoe UI" w:cs="Segoe UI"/>
          <w:color w:val="333333"/>
        </w:rPr>
        <w:t> </w:t>
      </w:r>
      <w:r>
        <w:rPr>
          <w:rFonts w:ascii="Segoe UI" w:hAnsi="Segoe UI" w:cs="Segoe UI"/>
          <w:color w:val="333333"/>
        </w:rPr>
        <w:t>参数</w:t>
      </w:r>
      <w:r>
        <w:rPr>
          <w:rFonts w:ascii="Segoe UI" w:hAnsi="Segoe UI" w:cs="Segoe UI"/>
          <w:color w:val="333333"/>
        </w:rPr>
        <w:t xml:space="preserve">(l </w:t>
      </w:r>
      <w:r>
        <w:rPr>
          <w:rFonts w:ascii="Segoe UI" w:hAnsi="Segoe UI" w:cs="Segoe UI"/>
          <w:color w:val="333333"/>
        </w:rPr>
        <w:t>就是</w:t>
      </w:r>
      <w:r>
        <w:rPr>
          <w:rFonts w:ascii="Segoe UI" w:hAnsi="Segoe UI" w:cs="Segoe UI"/>
          <w:color w:val="333333"/>
        </w:rPr>
        <w:t xml:space="preserve"> list </w:t>
      </w:r>
      <w:r>
        <w:rPr>
          <w:rFonts w:ascii="Segoe UI" w:hAnsi="Segoe UI" w:cs="Segoe UI"/>
          <w:color w:val="333333"/>
        </w:rPr>
        <w:t>的首字母</w:t>
      </w:r>
      <w:r>
        <w:rPr>
          <w:rFonts w:ascii="Segoe UI" w:hAnsi="Segoe UI" w:cs="Segoe UI"/>
          <w:color w:val="333333"/>
        </w:rPr>
        <w:t>,L</w:t>
      </w:r>
      <w:r>
        <w:rPr>
          <w:rFonts w:ascii="Segoe UI" w:hAnsi="Segoe UI" w:cs="Segoe UI"/>
          <w:color w:val="333333"/>
        </w:rPr>
        <w:t>的小写</w:t>
      </w:r>
      <w:r>
        <w:rPr>
          <w:rFonts w:ascii="Segoe UI" w:hAnsi="Segoe UI" w:cs="Segoe UI"/>
          <w:color w:val="333333"/>
        </w:rPr>
        <w:t>):</w:t>
      </w:r>
    </w:p>
    <w:p w:rsidR="00631FCF" w:rsidRDefault="00631FCF" w:rsidP="00E027DA">
      <w:pPr>
        <w:pStyle w:val="HTML0"/>
        <w:shd w:val="clear" w:color="auto" w:fill="F7F7F7"/>
        <w:spacing w:line="240" w:lineRule="atLeast"/>
        <w:rPr>
          <w:rStyle w:val="HTML"/>
          <w:rFonts w:ascii="Consolas" w:hAnsi="Consolas"/>
          <w:color w:val="333333"/>
          <w:sz w:val="20"/>
          <w:szCs w:val="20"/>
        </w:rPr>
      </w:pPr>
      <w:r>
        <w:rPr>
          <w:rStyle w:val="HTML"/>
          <w:rFonts w:ascii="Consolas" w:hAnsi="Consolas"/>
          <w:color w:val="333333"/>
          <w:sz w:val="20"/>
          <w:szCs w:val="20"/>
        </w:rPr>
        <w:t>git config -l</w:t>
      </w:r>
    </w:p>
    <w:p w:rsidR="00631FCF" w:rsidRDefault="00631FCF" w:rsidP="00E027DA">
      <w:pPr>
        <w:pStyle w:val="a8"/>
        <w:shd w:val="clear" w:color="auto" w:fill="FFFFFF"/>
        <w:spacing w:after="0" w:line="240" w:lineRule="atLeast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lastRenderedPageBreak/>
        <w:t>在某个项目根路径下面可以设置单独的</w:t>
      </w:r>
      <w:r>
        <w:rPr>
          <w:rFonts w:ascii="Segoe UI" w:hAnsi="Segoe UI" w:cs="Segoe UI"/>
          <w:color w:val="333333"/>
        </w:rPr>
        <w:t>Email</w:t>
      </w:r>
      <w:r>
        <w:rPr>
          <w:rFonts w:ascii="Segoe UI" w:hAnsi="Segoe UI" w:cs="Segoe UI"/>
          <w:color w:val="333333"/>
        </w:rPr>
        <w:t>与姓名</w:t>
      </w:r>
      <w:r>
        <w:rPr>
          <w:rFonts w:ascii="Segoe UI" w:hAnsi="Segoe UI" w:cs="Segoe UI"/>
          <w:color w:val="333333"/>
        </w:rPr>
        <w:t>.</w:t>
      </w:r>
    </w:p>
    <w:p w:rsidR="00631FCF" w:rsidRDefault="00631FCF" w:rsidP="00E027DA">
      <w:pPr>
        <w:pStyle w:val="HTML0"/>
        <w:shd w:val="clear" w:color="auto" w:fill="F7F7F7"/>
        <w:spacing w:line="240" w:lineRule="atLeast"/>
        <w:rPr>
          <w:rStyle w:val="HTML"/>
          <w:rFonts w:ascii="Consolas" w:hAnsi="Consolas"/>
          <w:color w:val="333333"/>
          <w:sz w:val="20"/>
          <w:szCs w:val="20"/>
        </w:rPr>
      </w:pPr>
      <w:r>
        <w:rPr>
          <w:rStyle w:val="HTML"/>
          <w:rFonts w:ascii="Consolas" w:hAnsi="Consolas"/>
          <w:color w:val="333333"/>
          <w:sz w:val="20"/>
          <w:szCs w:val="20"/>
        </w:rPr>
        <w:t>git config user.name "tiemaocsdn"</w:t>
      </w:r>
    </w:p>
    <w:p w:rsidR="00631FCF" w:rsidRDefault="00631FCF" w:rsidP="00E027DA">
      <w:pPr>
        <w:pStyle w:val="HTML0"/>
        <w:shd w:val="clear" w:color="auto" w:fill="F7F7F7"/>
        <w:spacing w:line="240" w:lineRule="atLeast"/>
        <w:rPr>
          <w:rStyle w:val="HTML"/>
          <w:rFonts w:ascii="Consolas" w:hAnsi="Consolas"/>
          <w:color w:val="333333"/>
          <w:sz w:val="20"/>
          <w:szCs w:val="20"/>
        </w:rPr>
      </w:pPr>
      <w:r>
        <w:rPr>
          <w:rStyle w:val="HTML"/>
          <w:rFonts w:ascii="Consolas" w:hAnsi="Consolas"/>
          <w:color w:val="333333"/>
          <w:sz w:val="20"/>
          <w:szCs w:val="20"/>
        </w:rPr>
        <w:t>git config user.email "tiemaocsdn@qq.com"</w:t>
      </w:r>
    </w:p>
    <w:p w:rsidR="00631FCF" w:rsidRDefault="00631FCF" w:rsidP="00E027DA">
      <w:pPr>
        <w:pStyle w:val="a8"/>
        <w:shd w:val="clear" w:color="auto" w:fill="FFFFFF"/>
        <w:spacing w:after="0" w:line="240" w:lineRule="atLeast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可以看到</w:t>
      </w:r>
      <w:r>
        <w:rPr>
          <w:rFonts w:ascii="Segoe UI" w:hAnsi="Segoe UI" w:cs="Segoe UI"/>
          <w:color w:val="333333"/>
        </w:rPr>
        <w:t xml:space="preserve">, </w:t>
      </w:r>
      <w:r>
        <w:rPr>
          <w:rFonts w:ascii="Segoe UI" w:hAnsi="Segoe UI" w:cs="Segoe UI"/>
          <w:color w:val="333333"/>
        </w:rPr>
        <w:t>配置单个项目时</w:t>
      </w:r>
      <w:r>
        <w:rPr>
          <w:rFonts w:ascii="Segoe UI" w:hAnsi="Segoe UI" w:cs="Segoe UI"/>
          <w:color w:val="333333"/>
        </w:rPr>
        <w:t>,</w:t>
      </w:r>
      <w:r>
        <w:rPr>
          <w:rFonts w:ascii="Segoe UI" w:hAnsi="Segoe UI" w:cs="Segoe UI"/>
          <w:color w:val="333333"/>
        </w:rPr>
        <w:t>少了</w:t>
      </w:r>
      <w:r>
        <w:rPr>
          <w:rFonts w:ascii="Segoe UI" w:hAnsi="Segoe UI" w:cs="Segoe UI"/>
          <w:color w:val="333333"/>
        </w:rPr>
        <w:t> </w:t>
      </w:r>
      <w:r>
        <w:rPr>
          <w:rStyle w:val="HTML"/>
          <w:rFonts w:ascii="Consolas" w:hAnsi="Consolas"/>
          <w:color w:val="333333"/>
          <w:sz w:val="20"/>
          <w:szCs w:val="20"/>
        </w:rPr>
        <w:t>--global</w:t>
      </w:r>
      <w:r>
        <w:rPr>
          <w:rFonts w:ascii="Segoe UI" w:hAnsi="Segoe UI" w:cs="Segoe UI"/>
          <w:color w:val="333333"/>
        </w:rPr>
        <w:t> </w:t>
      </w:r>
      <w:r>
        <w:rPr>
          <w:rFonts w:ascii="Segoe UI" w:hAnsi="Segoe UI" w:cs="Segoe UI"/>
          <w:color w:val="333333"/>
        </w:rPr>
        <w:t>参数</w:t>
      </w:r>
      <w:r>
        <w:rPr>
          <w:rFonts w:ascii="Segoe UI" w:hAnsi="Segoe UI" w:cs="Segoe UI"/>
          <w:color w:val="333333"/>
        </w:rPr>
        <w:t>.</w:t>
      </w:r>
    </w:p>
    <w:p w:rsidR="00631FCF" w:rsidRDefault="00631FCF" w:rsidP="00E027DA">
      <w:pPr>
        <w:widowControl/>
        <w:spacing w:line="240" w:lineRule="atLeast"/>
        <w:jc w:val="left"/>
      </w:pPr>
      <w:bookmarkStart w:id="1" w:name="t1"/>
      <w:bookmarkEnd w:id="1"/>
      <w:r>
        <w:br w:type="page"/>
      </w:r>
    </w:p>
    <w:p w:rsidR="00631FCF" w:rsidRPr="008C74DA" w:rsidRDefault="008722B7" w:rsidP="008C74DA">
      <w:pPr>
        <w:pStyle w:val="1"/>
        <w:spacing w:before="0" w:beforeAutospacing="0" w:after="0" w:afterAutospacing="0" w:line="240" w:lineRule="atLeast"/>
        <w:rPr>
          <w:rStyle w:val="linktitle"/>
        </w:rPr>
      </w:pPr>
      <w:hyperlink r:id="rId33" w:history="1">
        <w:r w:rsidR="00631FCF">
          <w:rPr>
            <w:rStyle w:val="linktitle"/>
            <w:rFonts w:ascii="微软雅黑" w:eastAsia="微软雅黑" w:hAnsi="微软雅黑" w:cs="Arial" w:hint="eastAsia"/>
            <w:color w:val="000000"/>
            <w:sz w:val="30"/>
            <w:szCs w:val="30"/>
          </w:rPr>
          <w:t xml:space="preserve">2. TortoiseGit安装与配置 </w:t>
        </w:r>
      </w:hyperlink>
    </w:p>
    <w:p w:rsidR="00631FCF" w:rsidRDefault="008722B7" w:rsidP="00E027DA">
      <w:pPr>
        <w:widowControl/>
        <w:numPr>
          <w:ilvl w:val="0"/>
          <w:numId w:val="5"/>
        </w:numPr>
        <w:shd w:val="clear" w:color="auto" w:fill="EEEEEE"/>
        <w:spacing w:line="240" w:lineRule="atLeast"/>
        <w:ind w:left="0" w:firstLine="0"/>
        <w:jc w:val="left"/>
        <w:rPr>
          <w:rFonts w:ascii="Arial" w:hAnsi="Arial" w:cs="Arial"/>
          <w:vanish/>
          <w:color w:val="333333"/>
          <w:sz w:val="18"/>
          <w:szCs w:val="18"/>
        </w:rPr>
      </w:pPr>
      <w:hyperlink r:id="rId34" w:anchor="t0" w:history="1">
        <w:r w:rsidR="00631FCF">
          <w:rPr>
            <w:rStyle w:val="a7"/>
            <w:rFonts w:ascii="Arial" w:hAnsi="Arial" w:cs="Arial"/>
            <w:vanish/>
            <w:sz w:val="18"/>
            <w:szCs w:val="18"/>
          </w:rPr>
          <w:t>下载</w:t>
        </w:r>
      </w:hyperlink>
    </w:p>
    <w:p w:rsidR="00631FCF" w:rsidRDefault="008722B7" w:rsidP="00E027DA">
      <w:pPr>
        <w:widowControl/>
        <w:numPr>
          <w:ilvl w:val="0"/>
          <w:numId w:val="5"/>
        </w:numPr>
        <w:shd w:val="clear" w:color="auto" w:fill="EEEEEE"/>
        <w:spacing w:line="240" w:lineRule="atLeast"/>
        <w:ind w:left="0" w:firstLine="0"/>
        <w:jc w:val="left"/>
        <w:rPr>
          <w:rFonts w:ascii="Arial" w:hAnsi="Arial" w:cs="Arial"/>
          <w:vanish/>
          <w:color w:val="333333"/>
          <w:sz w:val="18"/>
          <w:szCs w:val="18"/>
        </w:rPr>
      </w:pPr>
      <w:hyperlink r:id="rId35" w:anchor="t1" w:history="1">
        <w:r w:rsidR="00631FCF">
          <w:rPr>
            <w:rStyle w:val="a7"/>
            <w:rFonts w:ascii="Arial" w:hAnsi="Arial" w:cs="Arial"/>
            <w:vanish/>
            <w:sz w:val="18"/>
            <w:szCs w:val="18"/>
          </w:rPr>
          <w:t>安装</w:t>
        </w:r>
      </w:hyperlink>
    </w:p>
    <w:p w:rsidR="00631FCF" w:rsidRDefault="008722B7" w:rsidP="00E027DA">
      <w:pPr>
        <w:widowControl/>
        <w:numPr>
          <w:ilvl w:val="0"/>
          <w:numId w:val="5"/>
        </w:numPr>
        <w:shd w:val="clear" w:color="auto" w:fill="EEEEEE"/>
        <w:spacing w:line="240" w:lineRule="atLeast"/>
        <w:ind w:left="0" w:firstLine="0"/>
        <w:jc w:val="left"/>
        <w:rPr>
          <w:rFonts w:ascii="Arial" w:hAnsi="Arial" w:cs="Arial"/>
          <w:vanish/>
          <w:color w:val="333333"/>
          <w:sz w:val="18"/>
          <w:szCs w:val="18"/>
        </w:rPr>
      </w:pPr>
      <w:hyperlink r:id="rId36" w:anchor="t2" w:history="1">
        <w:r w:rsidR="00631FCF">
          <w:rPr>
            <w:rStyle w:val="a7"/>
            <w:rFonts w:ascii="Arial" w:hAnsi="Arial" w:cs="Arial"/>
            <w:vanish/>
            <w:sz w:val="18"/>
            <w:szCs w:val="18"/>
          </w:rPr>
          <w:t>配置</w:t>
        </w:r>
      </w:hyperlink>
    </w:p>
    <w:p w:rsidR="00631FCF" w:rsidRDefault="008722B7" w:rsidP="00E027DA">
      <w:pPr>
        <w:widowControl/>
        <w:numPr>
          <w:ilvl w:val="0"/>
          <w:numId w:val="5"/>
        </w:numPr>
        <w:shd w:val="clear" w:color="auto" w:fill="EEEEEE"/>
        <w:spacing w:line="240" w:lineRule="atLeast"/>
        <w:ind w:left="0" w:firstLine="0"/>
        <w:jc w:val="left"/>
        <w:rPr>
          <w:rFonts w:ascii="Arial" w:hAnsi="Arial" w:cs="Arial"/>
          <w:vanish/>
          <w:color w:val="333333"/>
          <w:sz w:val="18"/>
          <w:szCs w:val="18"/>
        </w:rPr>
      </w:pPr>
      <w:hyperlink r:id="rId37" w:anchor="t3" w:history="1">
        <w:r w:rsidR="00631FCF">
          <w:rPr>
            <w:rStyle w:val="a7"/>
            <w:rFonts w:ascii="Arial" w:hAnsi="Arial" w:cs="Arial"/>
            <w:vanish/>
            <w:sz w:val="18"/>
            <w:szCs w:val="18"/>
          </w:rPr>
          <w:t>示例</w:t>
        </w:r>
      </w:hyperlink>
    </w:p>
    <w:p w:rsidR="00631FCF" w:rsidRDefault="008722B7" w:rsidP="00E027DA">
      <w:pPr>
        <w:widowControl/>
        <w:numPr>
          <w:ilvl w:val="0"/>
          <w:numId w:val="5"/>
        </w:numPr>
        <w:shd w:val="clear" w:color="auto" w:fill="EEEEEE"/>
        <w:spacing w:line="240" w:lineRule="atLeast"/>
        <w:ind w:left="0" w:firstLine="0"/>
        <w:jc w:val="left"/>
        <w:rPr>
          <w:rFonts w:ascii="Arial" w:hAnsi="Arial" w:cs="Arial"/>
          <w:vanish/>
          <w:color w:val="333333"/>
          <w:sz w:val="18"/>
          <w:szCs w:val="18"/>
        </w:rPr>
      </w:pPr>
      <w:hyperlink r:id="rId38" w:anchor="t4" w:history="1">
        <w:r w:rsidR="00631FCF">
          <w:rPr>
            <w:rStyle w:val="a7"/>
            <w:rFonts w:ascii="Arial" w:hAnsi="Arial" w:cs="Arial"/>
            <w:vanish/>
            <w:sz w:val="18"/>
            <w:szCs w:val="18"/>
          </w:rPr>
          <w:t>相关文章</w:t>
        </w:r>
      </w:hyperlink>
    </w:p>
    <w:p w:rsidR="00631FCF" w:rsidRDefault="00631FCF" w:rsidP="00E027DA">
      <w:pPr>
        <w:pStyle w:val="a8"/>
        <w:shd w:val="clear" w:color="auto" w:fill="FFFFFF"/>
        <w:spacing w:after="0" w:line="240" w:lineRule="atLeast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 xml:space="preserve">TortoiseGit </w:t>
      </w:r>
      <w:r>
        <w:rPr>
          <w:rFonts w:ascii="Segoe UI" w:hAnsi="Segoe UI" w:cs="Segoe UI"/>
          <w:color w:val="333333"/>
        </w:rPr>
        <w:t>简称</w:t>
      </w:r>
      <w:r>
        <w:rPr>
          <w:rFonts w:ascii="Segoe UI" w:hAnsi="Segoe UI" w:cs="Segoe UI"/>
          <w:color w:val="333333"/>
        </w:rPr>
        <w:t xml:space="preserve"> tgit, </w:t>
      </w:r>
      <w:r>
        <w:rPr>
          <w:rFonts w:ascii="Segoe UI" w:hAnsi="Segoe UI" w:cs="Segoe UI"/>
          <w:color w:val="333333"/>
        </w:rPr>
        <w:t>中文名海龟</w:t>
      </w:r>
      <w:r>
        <w:rPr>
          <w:rFonts w:ascii="Segoe UI" w:hAnsi="Segoe UI" w:cs="Segoe UI"/>
          <w:color w:val="333333"/>
        </w:rPr>
        <w:t xml:space="preserve">Git. </w:t>
      </w:r>
      <w:r>
        <w:rPr>
          <w:rFonts w:ascii="Segoe UI" w:hAnsi="Segoe UI" w:cs="Segoe UI"/>
          <w:color w:val="333333"/>
        </w:rPr>
        <w:t>海龟</w:t>
      </w:r>
      <w:r>
        <w:rPr>
          <w:rFonts w:ascii="Segoe UI" w:hAnsi="Segoe UI" w:cs="Segoe UI"/>
          <w:color w:val="333333"/>
        </w:rPr>
        <w:t>Git</w:t>
      </w:r>
      <w:r>
        <w:rPr>
          <w:rFonts w:ascii="Segoe UI" w:hAnsi="Segoe UI" w:cs="Segoe UI"/>
          <w:color w:val="333333"/>
        </w:rPr>
        <w:t>只支持神器</w:t>
      </w:r>
      <w:r>
        <w:rPr>
          <w:rFonts w:ascii="Segoe UI" w:hAnsi="Segoe UI" w:cs="Segoe UI"/>
          <w:color w:val="333333"/>
        </w:rPr>
        <w:t xml:space="preserve"> Windows </w:t>
      </w:r>
      <w:r>
        <w:rPr>
          <w:rFonts w:ascii="Segoe UI" w:hAnsi="Segoe UI" w:cs="Segoe UI"/>
          <w:color w:val="333333"/>
        </w:rPr>
        <w:t>系统</w:t>
      </w:r>
      <w:r>
        <w:rPr>
          <w:rFonts w:ascii="Segoe UI" w:hAnsi="Segoe UI" w:cs="Segoe UI"/>
          <w:color w:val="333333"/>
        </w:rPr>
        <w:t xml:space="preserve">, </w:t>
      </w:r>
      <w:r>
        <w:rPr>
          <w:rFonts w:ascii="Segoe UI" w:hAnsi="Segoe UI" w:cs="Segoe UI"/>
          <w:color w:val="333333"/>
        </w:rPr>
        <w:t>有一个前辈海龟</w:t>
      </w:r>
      <w:r>
        <w:rPr>
          <w:rFonts w:ascii="Segoe UI" w:hAnsi="Segoe UI" w:cs="Segoe UI"/>
          <w:color w:val="333333"/>
        </w:rPr>
        <w:t>SVN, TortoiseSVN</w:t>
      </w:r>
      <w:r>
        <w:rPr>
          <w:rFonts w:ascii="Segoe UI" w:hAnsi="Segoe UI" w:cs="Segoe UI"/>
          <w:color w:val="333333"/>
        </w:rPr>
        <w:t>和</w:t>
      </w:r>
      <w:r>
        <w:rPr>
          <w:rFonts w:ascii="Segoe UI" w:hAnsi="Segoe UI" w:cs="Segoe UI"/>
          <w:color w:val="333333"/>
        </w:rPr>
        <w:t>TortoiseGit</w:t>
      </w:r>
      <w:r>
        <w:rPr>
          <w:rFonts w:ascii="Segoe UI" w:hAnsi="Segoe UI" w:cs="Segoe UI"/>
          <w:color w:val="333333"/>
        </w:rPr>
        <w:t>都是非常优秀的开源的版本库客户端</w:t>
      </w:r>
      <w:r>
        <w:rPr>
          <w:rFonts w:ascii="Segoe UI" w:hAnsi="Segoe UI" w:cs="Segoe UI"/>
          <w:color w:val="333333"/>
        </w:rPr>
        <w:t xml:space="preserve">. </w:t>
      </w:r>
      <w:r>
        <w:rPr>
          <w:rFonts w:ascii="Segoe UI" w:hAnsi="Segoe UI" w:cs="Segoe UI"/>
          <w:color w:val="333333"/>
        </w:rPr>
        <w:t>分为</w:t>
      </w:r>
      <w:r>
        <w:rPr>
          <w:rFonts w:ascii="Segoe UI" w:hAnsi="Segoe UI" w:cs="Segoe UI"/>
          <w:color w:val="333333"/>
        </w:rPr>
        <w:t>32</w:t>
      </w:r>
      <w:r>
        <w:rPr>
          <w:rFonts w:ascii="Segoe UI" w:hAnsi="Segoe UI" w:cs="Segoe UI"/>
          <w:color w:val="333333"/>
        </w:rPr>
        <w:t>位版与</w:t>
      </w:r>
      <w:r>
        <w:rPr>
          <w:rFonts w:ascii="Segoe UI" w:hAnsi="Segoe UI" w:cs="Segoe UI"/>
          <w:color w:val="333333"/>
        </w:rPr>
        <w:t>64</w:t>
      </w:r>
      <w:r>
        <w:rPr>
          <w:rFonts w:ascii="Segoe UI" w:hAnsi="Segoe UI" w:cs="Segoe UI"/>
          <w:color w:val="333333"/>
        </w:rPr>
        <w:t>位版</w:t>
      </w:r>
      <w:r>
        <w:rPr>
          <w:rFonts w:ascii="Segoe UI" w:hAnsi="Segoe UI" w:cs="Segoe UI"/>
          <w:color w:val="333333"/>
        </w:rPr>
        <w:t>.</w:t>
      </w:r>
      <w:r>
        <w:rPr>
          <w:rFonts w:ascii="Segoe UI" w:hAnsi="Segoe UI" w:cs="Segoe UI"/>
          <w:color w:val="333333"/>
        </w:rPr>
        <w:t>并且支持各种语言</w:t>
      </w:r>
      <w:r>
        <w:rPr>
          <w:rFonts w:ascii="Segoe UI" w:hAnsi="Segoe UI" w:cs="Segoe UI"/>
          <w:color w:val="333333"/>
        </w:rPr>
        <w:t>,</w:t>
      </w:r>
      <w:r>
        <w:rPr>
          <w:rFonts w:ascii="Segoe UI" w:hAnsi="Segoe UI" w:cs="Segoe UI"/>
          <w:color w:val="333333"/>
        </w:rPr>
        <w:t>包括简体中文</w:t>
      </w:r>
      <w:r>
        <w:rPr>
          <w:rFonts w:ascii="Segoe UI" w:hAnsi="Segoe UI" w:cs="Segoe UI"/>
          <w:color w:val="333333"/>
        </w:rPr>
        <w:t>(Chinese, simplified; zh_CN).</w:t>
      </w:r>
    </w:p>
    <w:p w:rsidR="00631FCF" w:rsidRDefault="00631FCF" w:rsidP="00E027DA">
      <w:pPr>
        <w:pStyle w:val="a8"/>
        <w:shd w:val="clear" w:color="auto" w:fill="FFFFFF"/>
        <w:spacing w:after="0" w:line="240" w:lineRule="atLeast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b/>
          <w:bCs/>
          <w:color w:val="333333"/>
        </w:rPr>
        <w:t>注意</w:t>
      </w:r>
      <w:r>
        <w:rPr>
          <w:rFonts w:ascii="Segoe UI" w:hAnsi="Segoe UI" w:cs="Segoe UI"/>
          <w:b/>
          <w:bCs/>
          <w:color w:val="333333"/>
        </w:rPr>
        <w:t>:</w:t>
      </w:r>
      <w:r>
        <w:rPr>
          <w:rFonts w:ascii="Segoe UI" w:hAnsi="Segoe UI" w:cs="Segoe UI"/>
          <w:color w:val="333333"/>
        </w:rPr>
        <w:t> XP</w:t>
      </w:r>
      <w:r>
        <w:rPr>
          <w:rFonts w:ascii="Segoe UI" w:hAnsi="Segoe UI" w:cs="Segoe UI"/>
          <w:color w:val="333333"/>
        </w:rPr>
        <w:t>系统已经不支持最新的安装包</w:t>
      </w:r>
      <w:r>
        <w:rPr>
          <w:rFonts w:ascii="Segoe UI" w:hAnsi="Segoe UI" w:cs="Segoe UI"/>
          <w:color w:val="333333"/>
        </w:rPr>
        <w:t>,</w:t>
      </w:r>
      <w:r>
        <w:rPr>
          <w:rFonts w:ascii="Segoe UI" w:hAnsi="Segoe UI" w:cs="Segoe UI"/>
          <w:color w:val="333333"/>
        </w:rPr>
        <w:t>请尽量使用</w:t>
      </w:r>
      <w:r>
        <w:rPr>
          <w:rFonts w:ascii="Segoe UI" w:hAnsi="Segoe UI" w:cs="Segoe UI"/>
          <w:color w:val="333333"/>
        </w:rPr>
        <w:t xml:space="preserve"> Win7 </w:t>
      </w:r>
      <w:r>
        <w:rPr>
          <w:rFonts w:ascii="Segoe UI" w:hAnsi="Segoe UI" w:cs="Segoe UI"/>
          <w:color w:val="333333"/>
        </w:rPr>
        <w:t>或更高版本的操作系统</w:t>
      </w:r>
      <w:r>
        <w:rPr>
          <w:rFonts w:ascii="Segoe UI" w:hAnsi="Segoe UI" w:cs="Segoe UI"/>
          <w:color w:val="333333"/>
        </w:rPr>
        <w:t>.</w:t>
      </w:r>
    </w:p>
    <w:p w:rsidR="00631FCF" w:rsidRDefault="00631FCF" w:rsidP="00E027DA">
      <w:pPr>
        <w:pStyle w:val="a8"/>
        <w:shd w:val="clear" w:color="auto" w:fill="FFFFFF"/>
        <w:spacing w:after="0" w:line="240" w:lineRule="atLeast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官方说明是</w:t>
      </w:r>
      <w:r>
        <w:rPr>
          <w:rFonts w:ascii="Segoe UI" w:hAnsi="Segoe UI" w:cs="Segoe UI"/>
          <w:color w:val="333333"/>
        </w:rPr>
        <w:t xml:space="preserve">: Windows XP </w:t>
      </w:r>
      <w:r>
        <w:rPr>
          <w:rFonts w:ascii="Segoe UI" w:hAnsi="Segoe UI" w:cs="Segoe UI"/>
          <w:color w:val="333333"/>
        </w:rPr>
        <w:t>只兼容</w:t>
      </w:r>
      <w:r>
        <w:rPr>
          <w:rFonts w:ascii="Segoe UI" w:hAnsi="Segoe UI" w:cs="Segoe UI"/>
          <w:color w:val="333333"/>
        </w:rPr>
        <w:t xml:space="preserve"> 1.8.16.0 </w:t>
      </w:r>
      <w:r>
        <w:rPr>
          <w:rFonts w:ascii="Segoe UI" w:hAnsi="Segoe UI" w:cs="Segoe UI"/>
          <w:color w:val="333333"/>
        </w:rPr>
        <w:t>及之前的版本</w:t>
      </w:r>
      <w:r>
        <w:rPr>
          <w:rFonts w:ascii="Segoe UI" w:hAnsi="Segoe UI" w:cs="Segoe UI"/>
          <w:color w:val="333333"/>
        </w:rPr>
        <w:t>: (last version which is compatible with Windows XP is </w:t>
      </w:r>
      <w:hyperlink r:id="rId39" w:tgtFrame="_blank" w:history="1">
        <w:r>
          <w:rPr>
            <w:rStyle w:val="a7"/>
            <w:rFonts w:ascii="Segoe UI" w:hAnsi="Segoe UI" w:cs="Segoe UI"/>
            <w:color w:val="4078C0"/>
          </w:rPr>
          <w:t>1.8.16.0</w:t>
        </w:r>
      </w:hyperlink>
      <w:r>
        <w:rPr>
          <w:rFonts w:ascii="Segoe UI" w:hAnsi="Segoe UI" w:cs="Segoe UI"/>
          <w:color w:val="333333"/>
        </w:rPr>
        <w:t>;</w:t>
      </w:r>
      <w:r w:rsidR="008B4A0F">
        <w:rPr>
          <w:rFonts w:ascii="Segoe UI" w:hAnsi="Segoe UI" w:cs="Segoe UI" w:hint="eastAsia"/>
          <w:color w:val="333333"/>
        </w:rPr>
        <w:t>)</w:t>
      </w:r>
    </w:p>
    <w:p w:rsidR="00631FCF" w:rsidRDefault="008B4A0F" w:rsidP="008B4A0F">
      <w:pPr>
        <w:pStyle w:val="a8"/>
        <w:shd w:val="clear" w:color="auto" w:fill="FFFFFF"/>
        <w:spacing w:after="0" w:line="240" w:lineRule="atLeast"/>
        <w:rPr>
          <w:rFonts w:ascii="Segoe UI" w:hAnsi="Segoe UI" w:cs="Segoe UI"/>
          <w:color w:val="333333"/>
        </w:rPr>
      </w:pPr>
      <w:r>
        <w:rPr>
          <w:rFonts w:ascii="Segoe UI" w:hAnsi="Segoe UI" w:cs="Segoe UI" w:hint="eastAsia"/>
          <w:color w:val="333333"/>
        </w:rPr>
        <w:t>1</w:t>
      </w:r>
      <w:r>
        <w:rPr>
          <w:rFonts w:ascii="Segoe UI" w:hAnsi="Segoe UI" w:cs="Segoe UI" w:hint="eastAsia"/>
          <w:color w:val="333333"/>
        </w:rPr>
        <w:t>·</w:t>
      </w:r>
      <w:r w:rsidR="00631FCF">
        <w:rPr>
          <w:rFonts w:ascii="Segoe UI" w:hAnsi="Segoe UI" w:cs="Segoe UI"/>
          <w:color w:val="333333"/>
        </w:rPr>
        <w:t>下载</w:t>
      </w:r>
      <w:r>
        <w:rPr>
          <w:rFonts w:ascii="Segoe UI" w:hAnsi="Segoe UI" w:cs="Segoe UI"/>
          <w:color w:val="333333"/>
        </w:rPr>
        <w:t>TortoiseGit</w:t>
      </w:r>
      <w:r w:rsidRPr="00E027DA">
        <w:rPr>
          <w:rFonts w:ascii="Segoe UI" w:hAnsi="Segoe UI" w:cs="Segoe UI"/>
          <w:color w:val="333333"/>
        </w:rPr>
        <w:t>安装包</w:t>
      </w:r>
    </w:p>
    <w:p w:rsidR="00631FCF" w:rsidRDefault="00631FCF" w:rsidP="00E027DA">
      <w:pPr>
        <w:pStyle w:val="a8"/>
        <w:shd w:val="clear" w:color="auto" w:fill="FFFFFF"/>
        <w:spacing w:after="0" w:line="240" w:lineRule="atLeast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请下载对应的安装包和语言包</w:t>
      </w:r>
      <w:r>
        <w:rPr>
          <w:rFonts w:ascii="Segoe UI" w:hAnsi="Segoe UI" w:cs="Segoe UI"/>
          <w:color w:val="333333"/>
        </w:rPr>
        <w:t>,</w:t>
      </w:r>
      <w:r>
        <w:rPr>
          <w:rFonts w:ascii="Segoe UI" w:hAnsi="Segoe UI" w:cs="Segoe UI"/>
          <w:color w:val="333333"/>
        </w:rPr>
        <w:t>放到某个目录下</w:t>
      </w:r>
      <w:r>
        <w:rPr>
          <w:rFonts w:ascii="Segoe UI" w:hAnsi="Segoe UI" w:cs="Segoe UI"/>
          <w:color w:val="333333"/>
        </w:rPr>
        <w:t xml:space="preserve">. </w:t>
      </w:r>
      <w:r>
        <w:rPr>
          <w:rFonts w:ascii="Segoe UI" w:hAnsi="Segoe UI" w:cs="Segoe UI"/>
          <w:color w:val="333333"/>
        </w:rPr>
        <w:t>然后像上一节所说的</w:t>
      </w:r>
      <w:r>
        <w:rPr>
          <w:rFonts w:ascii="Segoe UI" w:hAnsi="Segoe UI" w:cs="Segoe UI"/>
          <w:color w:val="333333"/>
        </w:rPr>
        <w:t xml:space="preserve"> Git </w:t>
      </w:r>
      <w:r>
        <w:rPr>
          <w:rFonts w:ascii="Segoe UI" w:hAnsi="Segoe UI" w:cs="Segoe UI"/>
          <w:color w:val="333333"/>
        </w:rPr>
        <w:t>安装包一样</w:t>
      </w:r>
      <w:r>
        <w:rPr>
          <w:rFonts w:ascii="Segoe UI" w:hAnsi="Segoe UI" w:cs="Segoe UI"/>
          <w:color w:val="333333"/>
        </w:rPr>
        <w:t xml:space="preserve">, </w:t>
      </w:r>
      <w:r>
        <w:rPr>
          <w:rFonts w:ascii="Segoe UI" w:hAnsi="Segoe UI" w:cs="Segoe UI"/>
          <w:color w:val="333333"/>
        </w:rPr>
        <w:t>查看下载完成的文件属性</w:t>
      </w:r>
      <w:r>
        <w:rPr>
          <w:rFonts w:ascii="Segoe UI" w:hAnsi="Segoe UI" w:cs="Segoe UI"/>
          <w:color w:val="333333"/>
        </w:rPr>
        <w:t>,</w:t>
      </w:r>
      <w:r>
        <w:rPr>
          <w:rFonts w:ascii="Segoe UI" w:hAnsi="Segoe UI" w:cs="Segoe UI"/>
          <w:color w:val="333333"/>
        </w:rPr>
        <w:t>解除锁定</w:t>
      </w:r>
      <w:r>
        <w:rPr>
          <w:rFonts w:ascii="Segoe UI" w:hAnsi="Segoe UI" w:cs="Segoe UI"/>
          <w:color w:val="333333"/>
        </w:rPr>
        <w:t>.</w:t>
      </w:r>
    </w:p>
    <w:p w:rsidR="008B4A0F" w:rsidRDefault="008B4A0F" w:rsidP="00E027DA">
      <w:pPr>
        <w:pStyle w:val="a8"/>
        <w:shd w:val="clear" w:color="auto" w:fill="FFFFFF"/>
        <w:spacing w:after="0" w:line="240" w:lineRule="atLeast"/>
        <w:rPr>
          <w:rFonts w:ascii="Segoe UI" w:hAnsi="Segoe UI" w:cs="Segoe UI" w:hint="eastAsia"/>
          <w:color w:val="333333"/>
        </w:rPr>
      </w:pPr>
      <w:r>
        <w:rPr>
          <w:rFonts w:ascii="Segoe UI" w:hAnsi="Segoe UI" w:cs="Segoe UI" w:hint="eastAsia"/>
          <w:color w:val="333333"/>
        </w:rPr>
        <w:t>2</w:t>
      </w:r>
      <w:r>
        <w:rPr>
          <w:rFonts w:ascii="Segoe UI" w:hAnsi="Segoe UI" w:cs="Segoe UI" w:hint="eastAsia"/>
          <w:color w:val="333333"/>
        </w:rPr>
        <w:t>·</w:t>
      </w:r>
      <w:r w:rsidR="00631FCF">
        <w:rPr>
          <w:rFonts w:ascii="Segoe UI" w:hAnsi="Segoe UI" w:cs="Segoe UI"/>
          <w:color w:val="333333"/>
        </w:rPr>
        <w:t> </w:t>
      </w:r>
      <w:r w:rsidR="00631FCF">
        <w:rPr>
          <w:rFonts w:ascii="Segoe UI" w:hAnsi="Segoe UI" w:cs="Segoe UI"/>
          <w:color w:val="333333"/>
        </w:rPr>
        <w:t>我们需要先安装程序包</w:t>
      </w:r>
      <w:r w:rsidR="00631FCF">
        <w:rPr>
          <w:rFonts w:ascii="Segoe UI" w:hAnsi="Segoe UI" w:cs="Segoe UI"/>
          <w:color w:val="333333"/>
        </w:rPr>
        <w:t>,</w:t>
      </w:r>
      <w:r w:rsidR="00631FCF">
        <w:rPr>
          <w:rFonts w:ascii="Segoe UI" w:hAnsi="Segoe UI" w:cs="Segoe UI"/>
          <w:color w:val="333333"/>
        </w:rPr>
        <w:t>然后安装语言包</w:t>
      </w:r>
      <w:r w:rsidR="00631FCF">
        <w:rPr>
          <w:rFonts w:ascii="Segoe UI" w:hAnsi="Segoe UI" w:cs="Segoe UI"/>
          <w:color w:val="333333"/>
        </w:rPr>
        <w:t xml:space="preserve">(LanguagePack). </w:t>
      </w:r>
      <w:r w:rsidR="00631FCF">
        <w:rPr>
          <w:rFonts w:ascii="Segoe UI" w:hAnsi="Segoe UI" w:cs="Segoe UI"/>
          <w:color w:val="333333"/>
        </w:rPr>
        <w:t>因为</w:t>
      </w:r>
      <w:r w:rsidR="00631FCF">
        <w:rPr>
          <w:rFonts w:ascii="Segoe UI" w:hAnsi="Segoe UI" w:cs="Segoe UI"/>
          <w:color w:val="333333"/>
        </w:rPr>
        <w:t xml:space="preserve">TortoiseGit </w:t>
      </w:r>
      <w:r w:rsidR="00631FCF">
        <w:rPr>
          <w:rFonts w:ascii="Segoe UI" w:hAnsi="Segoe UI" w:cs="Segoe UI"/>
          <w:color w:val="333333"/>
        </w:rPr>
        <w:t>只是一个程序壳</w:t>
      </w:r>
      <w:r w:rsidR="00631FCF">
        <w:rPr>
          <w:rFonts w:ascii="Segoe UI" w:hAnsi="Segoe UI" w:cs="Segoe UI"/>
          <w:color w:val="333333"/>
        </w:rPr>
        <w:t>,</w:t>
      </w:r>
      <w:r w:rsidR="00631FCF">
        <w:rPr>
          <w:rFonts w:ascii="Segoe UI" w:hAnsi="Segoe UI" w:cs="Segoe UI"/>
          <w:color w:val="333333"/>
        </w:rPr>
        <w:t>必须依赖一个</w:t>
      </w:r>
      <w:r w:rsidR="00631FCF">
        <w:rPr>
          <w:rFonts w:ascii="Segoe UI" w:hAnsi="Segoe UI" w:cs="Segoe UI"/>
          <w:color w:val="333333"/>
        </w:rPr>
        <w:t xml:space="preserve"> Git Core,</w:t>
      </w:r>
      <w:r w:rsidR="00631FCF">
        <w:rPr>
          <w:rFonts w:ascii="Segoe UI" w:hAnsi="Segoe UI" w:cs="Segoe UI"/>
          <w:color w:val="333333"/>
        </w:rPr>
        <w:t>也就是上一节我们安装的</w:t>
      </w:r>
      <w:r w:rsidR="00631FCF">
        <w:rPr>
          <w:rFonts w:ascii="Segoe UI" w:hAnsi="Segoe UI" w:cs="Segoe UI"/>
          <w:color w:val="333333"/>
        </w:rPr>
        <w:t xml:space="preserve"> Git. </w:t>
      </w:r>
      <w:r w:rsidR="00631FCF">
        <w:rPr>
          <w:rFonts w:ascii="Segoe UI" w:hAnsi="Segoe UI" w:cs="Segoe UI"/>
          <w:color w:val="333333"/>
        </w:rPr>
        <w:t>所以安装前请确定已完成</w:t>
      </w:r>
      <w:hyperlink r:id="rId40" w:tgtFrame="_blank" w:history="1">
        <w:r w:rsidR="00631FCF">
          <w:rPr>
            <w:rStyle w:val="a7"/>
            <w:rFonts w:ascii="Segoe UI" w:hAnsi="Segoe UI" w:cs="Segoe UI"/>
            <w:color w:val="4078C0"/>
          </w:rPr>
          <w:t>上一节的操作</w:t>
        </w:r>
      </w:hyperlink>
      <w:r w:rsidR="00631FCF">
        <w:rPr>
          <w:rFonts w:ascii="Segoe UI" w:hAnsi="Segoe UI" w:cs="Segoe UI"/>
          <w:color w:val="333333"/>
        </w:rPr>
        <w:t xml:space="preserve">. </w:t>
      </w:r>
      <w:r w:rsidR="00631FCF">
        <w:rPr>
          <w:rFonts w:ascii="Segoe UI" w:hAnsi="Segoe UI" w:cs="Segoe UI"/>
          <w:color w:val="333333"/>
        </w:rPr>
        <w:t>下面以</w:t>
      </w:r>
      <w:r w:rsidR="00631FCF">
        <w:rPr>
          <w:rFonts w:ascii="Segoe UI" w:hAnsi="Segoe UI" w:cs="Segoe UI"/>
          <w:color w:val="333333"/>
        </w:rPr>
        <w:t>64</w:t>
      </w:r>
      <w:r w:rsidR="00631FCF">
        <w:rPr>
          <w:rFonts w:ascii="Segoe UI" w:hAnsi="Segoe UI" w:cs="Segoe UI"/>
          <w:color w:val="333333"/>
        </w:rPr>
        <w:t>位版本为演示</w:t>
      </w:r>
      <w:r w:rsidR="00631FCF">
        <w:rPr>
          <w:rFonts w:ascii="Segoe UI" w:hAnsi="Segoe UI" w:cs="Segoe UI"/>
          <w:color w:val="333333"/>
        </w:rPr>
        <w:t>(64,32</w:t>
      </w:r>
      <w:r w:rsidR="00631FCF">
        <w:rPr>
          <w:rFonts w:ascii="Segoe UI" w:hAnsi="Segoe UI" w:cs="Segoe UI"/>
          <w:color w:val="333333"/>
        </w:rPr>
        <w:t>位除文件名不一样</w:t>
      </w:r>
      <w:r w:rsidR="00631FCF">
        <w:rPr>
          <w:rFonts w:ascii="Segoe UI" w:hAnsi="Segoe UI" w:cs="Segoe UI"/>
          <w:color w:val="333333"/>
        </w:rPr>
        <w:t>,</w:t>
      </w:r>
      <w:r w:rsidR="00631FCF">
        <w:rPr>
          <w:rFonts w:ascii="Segoe UI" w:hAnsi="Segoe UI" w:cs="Segoe UI"/>
          <w:color w:val="333333"/>
        </w:rPr>
        <w:t>其他的操作都一致</w:t>
      </w:r>
      <w:r w:rsidR="00631FCF">
        <w:rPr>
          <w:rFonts w:ascii="Segoe UI" w:hAnsi="Segoe UI" w:cs="Segoe UI"/>
          <w:color w:val="333333"/>
        </w:rPr>
        <w:t>)</w:t>
      </w:r>
    </w:p>
    <w:p w:rsidR="00631FCF" w:rsidRDefault="008B4A0F" w:rsidP="00E027DA">
      <w:pPr>
        <w:pStyle w:val="a8"/>
        <w:shd w:val="clear" w:color="auto" w:fill="FFFFFF"/>
        <w:spacing w:after="0" w:line="240" w:lineRule="atLeast"/>
        <w:rPr>
          <w:rFonts w:ascii="Segoe UI" w:hAnsi="Segoe UI" w:cs="Segoe UI"/>
          <w:color w:val="333333"/>
        </w:rPr>
      </w:pPr>
      <w:r>
        <w:rPr>
          <w:rFonts w:ascii="Segoe UI" w:hAnsi="Segoe UI" w:cs="Segoe UI" w:hint="eastAsia"/>
          <w:color w:val="333333"/>
        </w:rPr>
        <w:t>3</w:t>
      </w:r>
      <w:r>
        <w:rPr>
          <w:rFonts w:ascii="Segoe UI" w:hAnsi="Segoe UI" w:cs="Segoe UI" w:hint="eastAsia"/>
          <w:color w:val="333333"/>
        </w:rPr>
        <w:t>·</w:t>
      </w:r>
      <w:r w:rsidR="00631FCF">
        <w:rPr>
          <w:rFonts w:ascii="Segoe UI" w:hAnsi="Segoe UI" w:cs="Segoe UI"/>
          <w:color w:val="333333"/>
        </w:rPr>
        <w:t>双击安装程序</w:t>
      </w:r>
      <w:r w:rsidR="00631FCF">
        <w:rPr>
          <w:rFonts w:ascii="Segoe UI" w:hAnsi="Segoe UI" w:cs="Segoe UI"/>
          <w:color w:val="333333"/>
        </w:rPr>
        <w:t> </w:t>
      </w:r>
      <w:r w:rsidR="00631FCF">
        <w:rPr>
          <w:rStyle w:val="HTML"/>
          <w:rFonts w:ascii="Consolas" w:hAnsi="Consolas"/>
          <w:color w:val="333333"/>
          <w:sz w:val="20"/>
          <w:szCs w:val="20"/>
        </w:rPr>
        <w:t>TortoiseGit-2.3.0.0-64bit.msi</w:t>
      </w:r>
      <w:r w:rsidR="00631FCF">
        <w:rPr>
          <w:rFonts w:ascii="Segoe UI" w:hAnsi="Segoe UI" w:cs="Segoe UI"/>
          <w:color w:val="333333"/>
        </w:rPr>
        <w:t xml:space="preserve">. </w:t>
      </w:r>
      <w:r w:rsidR="00631FCF">
        <w:rPr>
          <w:rFonts w:ascii="Segoe UI" w:hAnsi="Segoe UI" w:cs="Segoe UI"/>
          <w:color w:val="333333"/>
        </w:rPr>
        <w:t>弹出安装向导界面</w:t>
      </w:r>
      <w:r w:rsidR="00631FCF">
        <w:rPr>
          <w:rFonts w:ascii="Segoe UI" w:hAnsi="Segoe UI" w:cs="Segoe UI"/>
          <w:color w:val="333333"/>
        </w:rPr>
        <w:t>:</w:t>
      </w:r>
    </w:p>
    <w:p w:rsidR="008B4A0F" w:rsidRDefault="00631FCF" w:rsidP="00E027DA">
      <w:pPr>
        <w:pStyle w:val="a8"/>
        <w:shd w:val="clear" w:color="auto" w:fill="FFFFFF"/>
        <w:spacing w:after="0" w:line="240" w:lineRule="atLeast"/>
        <w:rPr>
          <w:rFonts w:ascii="Segoe UI" w:hAnsi="Segoe UI" w:cs="Segoe UI" w:hint="eastAsia"/>
          <w:color w:val="333333"/>
        </w:rPr>
      </w:pPr>
      <w:r>
        <w:rPr>
          <w:rFonts w:ascii="Segoe UI" w:hAnsi="Segoe UI" w:cs="Segoe UI"/>
          <w:noProof/>
          <w:color w:val="4078C0"/>
        </w:rPr>
        <w:lastRenderedPageBreak/>
        <w:drawing>
          <wp:inline distT="0" distB="0" distL="0" distR="0" wp14:anchorId="01634A62" wp14:editId="5929478C">
            <wp:extent cx="4752975" cy="3695700"/>
            <wp:effectExtent l="19050" t="0" r="9525" b="0"/>
            <wp:docPr id="37" name="图片 37" descr="https://github.com/cncounter/translation/raw/master/tiemao_2014/GitHelp/203_tgitWizard.png">
              <a:hlinkClick xmlns:a="http://schemas.openxmlformats.org/drawingml/2006/main" r:id="rId4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github.com/cncounter/translation/raw/master/tiemao_2014/GitHelp/203_tgitWizard.png">
                      <a:hlinkClick r:id="rId4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1FCF" w:rsidRDefault="008B4A0F" w:rsidP="00E027DA">
      <w:pPr>
        <w:pStyle w:val="a8"/>
        <w:shd w:val="clear" w:color="auto" w:fill="FFFFFF"/>
        <w:spacing w:after="0" w:line="240" w:lineRule="atLeast"/>
        <w:rPr>
          <w:rFonts w:ascii="Segoe UI" w:hAnsi="Segoe UI" w:cs="Segoe UI"/>
          <w:color w:val="333333"/>
        </w:rPr>
      </w:pPr>
      <w:r>
        <w:rPr>
          <w:rFonts w:ascii="Segoe UI" w:hAnsi="Segoe UI" w:cs="Segoe UI" w:hint="eastAsia"/>
          <w:color w:val="333333"/>
        </w:rPr>
        <w:t>4</w:t>
      </w:r>
      <w:r>
        <w:rPr>
          <w:rFonts w:ascii="Segoe UI" w:hAnsi="Segoe UI" w:cs="Segoe UI" w:hint="eastAsia"/>
          <w:color w:val="333333"/>
        </w:rPr>
        <w:t>·</w:t>
      </w:r>
      <w:r w:rsidR="00631FCF">
        <w:rPr>
          <w:rFonts w:ascii="Segoe UI" w:hAnsi="Segoe UI" w:cs="Segoe UI"/>
          <w:color w:val="333333"/>
        </w:rPr>
        <w:t>下一步</w:t>
      </w:r>
      <w:r w:rsidR="00631FCF">
        <w:rPr>
          <w:rFonts w:ascii="Segoe UI" w:hAnsi="Segoe UI" w:cs="Segoe UI"/>
          <w:color w:val="333333"/>
        </w:rPr>
        <w:t>,</w:t>
      </w:r>
      <w:r w:rsidR="00631FCF">
        <w:rPr>
          <w:rFonts w:ascii="Segoe UI" w:hAnsi="Segoe UI" w:cs="Segoe UI"/>
          <w:color w:val="333333"/>
        </w:rPr>
        <w:t>进入版权信息界面</w:t>
      </w:r>
      <w:r w:rsidR="00631FCF">
        <w:rPr>
          <w:rFonts w:ascii="Segoe UI" w:hAnsi="Segoe UI" w:cs="Segoe UI"/>
          <w:color w:val="333333"/>
        </w:rPr>
        <w:t xml:space="preserve">. </w:t>
      </w:r>
      <w:r w:rsidR="00631FCF">
        <w:rPr>
          <w:rFonts w:ascii="Segoe UI" w:hAnsi="Segoe UI" w:cs="Segoe UI"/>
          <w:color w:val="333333"/>
        </w:rPr>
        <w:t>直接点击下一步</w:t>
      </w:r>
      <w:r w:rsidR="00631FCF">
        <w:rPr>
          <w:rFonts w:ascii="Segoe UI" w:hAnsi="Segoe UI" w:cs="Segoe UI"/>
          <w:color w:val="333333"/>
        </w:rPr>
        <w:t>(Next)</w:t>
      </w:r>
      <w:r w:rsidR="00631FCF">
        <w:rPr>
          <w:rFonts w:ascii="Segoe UI" w:hAnsi="Segoe UI" w:cs="Segoe UI"/>
          <w:color w:val="333333"/>
        </w:rPr>
        <w:t>即可</w:t>
      </w:r>
      <w:r w:rsidR="00631FCF">
        <w:rPr>
          <w:rFonts w:ascii="Segoe UI" w:hAnsi="Segoe UI" w:cs="Segoe UI"/>
          <w:color w:val="333333"/>
        </w:rPr>
        <w:t>.</w:t>
      </w:r>
    </w:p>
    <w:p w:rsidR="008B4A0F" w:rsidRDefault="00631FCF" w:rsidP="00E027DA">
      <w:pPr>
        <w:pStyle w:val="a8"/>
        <w:shd w:val="clear" w:color="auto" w:fill="FFFFFF"/>
        <w:spacing w:after="0" w:line="240" w:lineRule="atLeast"/>
        <w:rPr>
          <w:rFonts w:ascii="Segoe UI" w:hAnsi="Segoe UI" w:cs="Segoe UI" w:hint="eastAsia"/>
          <w:color w:val="333333"/>
        </w:rPr>
      </w:pPr>
      <w:r>
        <w:rPr>
          <w:rFonts w:ascii="Segoe UI" w:hAnsi="Segoe UI" w:cs="Segoe UI"/>
          <w:noProof/>
          <w:color w:val="4078C0"/>
        </w:rPr>
        <w:drawing>
          <wp:inline distT="0" distB="0" distL="0" distR="0" wp14:anchorId="1FAABDAC" wp14:editId="743B3F6E">
            <wp:extent cx="4752975" cy="3695700"/>
            <wp:effectExtent l="19050" t="0" r="9525" b="0"/>
            <wp:docPr id="20" name="图片 38" descr="https://github.com/cncounter/translation/raw/master/tiemao_2014/GitHelp/204_tgit_License.png">
              <a:hlinkClick xmlns:a="http://schemas.openxmlformats.org/drawingml/2006/main" r:id="rId4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s://github.com/cncounter/translation/raw/master/tiemao_2014/GitHelp/204_tgit_License.png">
                      <a:hlinkClick r:id="rId4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1FCF" w:rsidRDefault="008B4A0F" w:rsidP="00E027DA">
      <w:pPr>
        <w:pStyle w:val="a8"/>
        <w:shd w:val="clear" w:color="auto" w:fill="FFFFFF"/>
        <w:spacing w:after="0" w:line="240" w:lineRule="atLeast"/>
        <w:rPr>
          <w:rFonts w:ascii="Segoe UI" w:hAnsi="Segoe UI" w:cs="Segoe UI"/>
          <w:color w:val="333333"/>
        </w:rPr>
      </w:pPr>
      <w:r>
        <w:rPr>
          <w:rFonts w:ascii="Segoe UI" w:hAnsi="Segoe UI" w:cs="Segoe UI" w:hint="eastAsia"/>
          <w:color w:val="333333"/>
        </w:rPr>
        <w:lastRenderedPageBreak/>
        <w:t>5</w:t>
      </w:r>
      <w:r>
        <w:rPr>
          <w:rFonts w:ascii="Segoe UI" w:hAnsi="Segoe UI" w:cs="Segoe UI" w:hint="eastAsia"/>
          <w:color w:val="333333"/>
        </w:rPr>
        <w:t>·</w:t>
      </w:r>
      <w:r w:rsidR="00631FCF">
        <w:rPr>
          <w:rFonts w:ascii="Segoe UI" w:hAnsi="Segoe UI" w:cs="Segoe UI"/>
          <w:color w:val="333333"/>
        </w:rPr>
        <w:t>下一步</w:t>
      </w:r>
      <w:r w:rsidR="00631FCF">
        <w:rPr>
          <w:rFonts w:ascii="Segoe UI" w:hAnsi="Segoe UI" w:cs="Segoe UI"/>
          <w:color w:val="333333"/>
        </w:rPr>
        <w:t>,</w:t>
      </w:r>
      <w:r w:rsidR="00631FCF">
        <w:rPr>
          <w:rFonts w:ascii="Segoe UI" w:hAnsi="Segoe UI" w:cs="Segoe UI"/>
          <w:color w:val="333333"/>
        </w:rPr>
        <w:t>选择</w:t>
      </w:r>
      <w:r w:rsidR="00631FCF">
        <w:rPr>
          <w:rFonts w:ascii="Segoe UI" w:hAnsi="Segoe UI" w:cs="Segoe UI"/>
          <w:color w:val="333333"/>
        </w:rPr>
        <w:t>SSH</w:t>
      </w:r>
      <w:r w:rsidR="00631FCF">
        <w:rPr>
          <w:rFonts w:ascii="Segoe UI" w:hAnsi="Segoe UI" w:cs="Segoe UI"/>
          <w:color w:val="333333"/>
        </w:rPr>
        <w:t>客户端</w:t>
      </w:r>
      <w:r w:rsidR="00631FCF">
        <w:rPr>
          <w:rFonts w:ascii="Segoe UI" w:hAnsi="Segoe UI" w:cs="Segoe UI"/>
          <w:color w:val="333333"/>
        </w:rPr>
        <w:t xml:space="preserve">. </w:t>
      </w:r>
      <w:r w:rsidR="00631FCF">
        <w:rPr>
          <w:rFonts w:ascii="Segoe UI" w:hAnsi="Segoe UI" w:cs="Segoe UI"/>
          <w:color w:val="333333"/>
        </w:rPr>
        <w:t>可以选择</w:t>
      </w:r>
      <w:r w:rsidR="00631FCF">
        <w:rPr>
          <w:rFonts w:ascii="Segoe UI" w:hAnsi="Segoe UI" w:cs="Segoe UI"/>
          <w:color w:val="333333"/>
        </w:rPr>
        <w:t xml:space="preserve"> TortoiseGitPlink(</w:t>
      </w:r>
      <w:r w:rsidR="00631FCF">
        <w:rPr>
          <w:rFonts w:ascii="Segoe UI" w:hAnsi="Segoe UI" w:cs="Segoe UI"/>
          <w:color w:val="333333"/>
        </w:rPr>
        <w:t>位于</w:t>
      </w:r>
      <w:r w:rsidR="00631FCF">
        <w:rPr>
          <w:rFonts w:ascii="Segoe UI" w:hAnsi="Segoe UI" w:cs="Segoe UI"/>
          <w:color w:val="333333"/>
        </w:rPr>
        <w:t>TortoiseGit</w:t>
      </w:r>
      <w:r w:rsidR="00631FCF">
        <w:rPr>
          <w:rFonts w:ascii="Segoe UI" w:hAnsi="Segoe UI" w:cs="Segoe UI"/>
          <w:color w:val="333333"/>
        </w:rPr>
        <w:t>安装目录</w:t>
      </w:r>
      <w:r w:rsidR="00631FCF">
        <w:rPr>
          <w:rFonts w:ascii="Segoe UI" w:hAnsi="Segoe UI" w:cs="Segoe UI"/>
          <w:color w:val="333333"/>
        </w:rPr>
        <w:t>/bin</w:t>
      </w:r>
      <w:r w:rsidR="00631FCF">
        <w:rPr>
          <w:rFonts w:ascii="Segoe UI" w:hAnsi="Segoe UI" w:cs="Segoe UI"/>
          <w:color w:val="333333"/>
        </w:rPr>
        <w:t>下</w:t>
      </w:r>
      <w:r w:rsidR="00631FCF">
        <w:rPr>
          <w:rFonts w:ascii="Segoe UI" w:hAnsi="Segoe UI" w:cs="Segoe UI"/>
          <w:color w:val="333333"/>
        </w:rPr>
        <w:t xml:space="preserve">), </w:t>
      </w:r>
      <w:r w:rsidR="00631FCF">
        <w:rPr>
          <w:rFonts w:ascii="Segoe UI" w:hAnsi="Segoe UI" w:cs="Segoe UI"/>
          <w:color w:val="333333"/>
        </w:rPr>
        <w:t>也可以选择</w:t>
      </w:r>
      <w:r w:rsidR="00631FCF">
        <w:rPr>
          <w:rFonts w:ascii="Segoe UI" w:hAnsi="Segoe UI" w:cs="Segoe UI"/>
          <w:color w:val="333333"/>
        </w:rPr>
        <w:t xml:space="preserve"> Git </w:t>
      </w:r>
      <w:r w:rsidR="00631FCF">
        <w:rPr>
          <w:rFonts w:ascii="Segoe UI" w:hAnsi="Segoe UI" w:cs="Segoe UI"/>
          <w:color w:val="333333"/>
        </w:rPr>
        <w:t>默认的</w:t>
      </w:r>
      <w:r w:rsidR="00631FCF">
        <w:rPr>
          <w:rFonts w:ascii="Segoe UI" w:hAnsi="Segoe UI" w:cs="Segoe UI"/>
          <w:color w:val="333333"/>
        </w:rPr>
        <w:t>SSH</w:t>
      </w:r>
      <w:r w:rsidR="00631FCF">
        <w:rPr>
          <w:rFonts w:ascii="Segoe UI" w:hAnsi="Segoe UI" w:cs="Segoe UI"/>
          <w:color w:val="333333"/>
        </w:rPr>
        <w:t>客户端</w:t>
      </w:r>
      <w:r w:rsidR="00631FCF">
        <w:rPr>
          <w:rFonts w:ascii="Segoe UI" w:hAnsi="Segoe UI" w:cs="Segoe UI"/>
          <w:color w:val="333333"/>
        </w:rPr>
        <w:t>,</w:t>
      </w:r>
      <w:r w:rsidR="00631FCF">
        <w:rPr>
          <w:rFonts w:ascii="Segoe UI" w:hAnsi="Segoe UI" w:cs="Segoe UI"/>
          <w:color w:val="333333"/>
        </w:rPr>
        <w:t>位于</w:t>
      </w:r>
      <w:r w:rsidR="00631FCF">
        <w:rPr>
          <w:rFonts w:ascii="Segoe UI" w:hAnsi="Segoe UI" w:cs="Segoe UI"/>
          <w:color w:val="333333"/>
        </w:rPr>
        <w:t xml:space="preserve"> Git</w:t>
      </w:r>
      <w:r w:rsidR="00631FCF">
        <w:rPr>
          <w:rFonts w:ascii="Segoe UI" w:hAnsi="Segoe UI" w:cs="Segoe UI"/>
          <w:color w:val="333333"/>
        </w:rPr>
        <w:t>安装目录</w:t>
      </w:r>
      <w:r w:rsidR="00631FCF">
        <w:rPr>
          <w:rFonts w:ascii="Segoe UI" w:hAnsi="Segoe UI" w:cs="Segoe UI"/>
          <w:color w:val="333333"/>
        </w:rPr>
        <w:t>/bin/ssh.exe</w:t>
      </w:r>
      <w:r>
        <w:rPr>
          <w:rFonts w:ascii="Segoe UI" w:hAnsi="Segoe UI" w:cs="Segoe UI" w:hint="eastAsia"/>
          <w:color w:val="333333"/>
        </w:rPr>
        <w:t xml:space="preserve"> </w:t>
      </w:r>
      <w:r w:rsidR="00631FCF">
        <w:rPr>
          <w:rFonts w:ascii="Segoe UI" w:hAnsi="Segoe UI" w:cs="Segoe UI"/>
          <w:color w:val="333333"/>
        </w:rPr>
        <w:t>(</w:t>
      </w:r>
      <w:r w:rsidR="00631FCF">
        <w:rPr>
          <w:rFonts w:ascii="Segoe UI" w:hAnsi="Segoe UI" w:cs="Segoe UI"/>
          <w:color w:val="333333"/>
        </w:rPr>
        <w:t>如果配置了</w:t>
      </w:r>
      <w:r w:rsidR="00631FCF">
        <w:rPr>
          <w:rFonts w:ascii="Segoe UI" w:hAnsi="Segoe UI" w:cs="Segoe UI"/>
          <w:color w:val="333333"/>
        </w:rPr>
        <w:t>Path,</w:t>
      </w:r>
      <w:r w:rsidR="00631FCF">
        <w:rPr>
          <w:rFonts w:ascii="Segoe UI" w:hAnsi="Segoe UI" w:cs="Segoe UI"/>
          <w:color w:val="333333"/>
        </w:rPr>
        <w:t>那直接是</w:t>
      </w:r>
      <w:r w:rsidR="00631FCF">
        <w:rPr>
          <w:rFonts w:ascii="Segoe UI" w:hAnsi="Segoe UI" w:cs="Segoe UI"/>
          <w:color w:val="333333"/>
        </w:rPr>
        <w:t xml:space="preserve"> ssh.exe)</w:t>
      </w:r>
    </w:p>
    <w:p w:rsidR="008B4A0F" w:rsidRDefault="00631FCF" w:rsidP="00E027DA">
      <w:pPr>
        <w:pStyle w:val="a8"/>
        <w:shd w:val="clear" w:color="auto" w:fill="FFFFFF"/>
        <w:spacing w:after="0" w:line="240" w:lineRule="atLeast"/>
        <w:rPr>
          <w:rFonts w:ascii="Segoe UI" w:hAnsi="Segoe UI" w:cs="Segoe UI" w:hint="eastAsia"/>
          <w:color w:val="333333"/>
        </w:rPr>
      </w:pPr>
      <w:r>
        <w:rPr>
          <w:rFonts w:ascii="Segoe UI" w:hAnsi="Segoe UI" w:cs="Segoe UI"/>
          <w:noProof/>
          <w:color w:val="4078C0"/>
        </w:rPr>
        <w:drawing>
          <wp:inline distT="0" distB="0" distL="0" distR="0" wp14:anchorId="1FFD57E6" wp14:editId="5521CCA0">
            <wp:extent cx="5924550" cy="4600575"/>
            <wp:effectExtent l="19050" t="0" r="0" b="0"/>
            <wp:docPr id="19" name="图片 39" descr="https://github.com/cncounter/translation/raw/master/tiemao_2014/GitHelp/204_2_tgit_Network.png">
              <a:hlinkClick xmlns:a="http://schemas.openxmlformats.org/drawingml/2006/main" r:id="rId4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s://github.com/cncounter/translation/raw/master/tiemao_2014/GitHelp/204_2_tgit_Network.png">
                      <a:hlinkClick r:id="rId4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4600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1FCF" w:rsidRDefault="008B4A0F" w:rsidP="00E027DA">
      <w:pPr>
        <w:pStyle w:val="a8"/>
        <w:shd w:val="clear" w:color="auto" w:fill="FFFFFF"/>
        <w:spacing w:after="0" w:line="240" w:lineRule="atLeast"/>
        <w:rPr>
          <w:rFonts w:ascii="Segoe UI" w:hAnsi="Segoe UI" w:cs="Segoe UI"/>
          <w:color w:val="333333"/>
        </w:rPr>
      </w:pPr>
      <w:r>
        <w:rPr>
          <w:rFonts w:ascii="Segoe UI" w:hAnsi="Segoe UI" w:cs="Segoe UI" w:hint="eastAsia"/>
          <w:color w:val="333333"/>
        </w:rPr>
        <w:t>6</w:t>
      </w:r>
      <w:r>
        <w:rPr>
          <w:rFonts w:ascii="Segoe UI" w:hAnsi="Segoe UI" w:cs="Segoe UI" w:hint="eastAsia"/>
          <w:color w:val="333333"/>
        </w:rPr>
        <w:t>·</w:t>
      </w:r>
      <w:r w:rsidR="00631FCF">
        <w:rPr>
          <w:rFonts w:ascii="Segoe UI" w:hAnsi="Segoe UI" w:cs="Segoe UI"/>
          <w:color w:val="333333"/>
        </w:rPr>
        <w:t>接着是选择安装目录</w:t>
      </w:r>
      <w:r w:rsidR="00631FCF">
        <w:rPr>
          <w:rFonts w:ascii="Segoe UI" w:hAnsi="Segoe UI" w:cs="Segoe UI"/>
          <w:color w:val="333333"/>
        </w:rPr>
        <w:t>,</w:t>
      </w:r>
      <w:r w:rsidR="00631FCF">
        <w:rPr>
          <w:rFonts w:ascii="Segoe UI" w:hAnsi="Segoe UI" w:cs="Segoe UI"/>
          <w:color w:val="333333"/>
        </w:rPr>
        <w:t>可以保持默认</w:t>
      </w:r>
      <w:r w:rsidR="00631FCF">
        <w:rPr>
          <w:rFonts w:ascii="Segoe UI" w:hAnsi="Segoe UI" w:cs="Segoe UI"/>
          <w:color w:val="333333"/>
        </w:rPr>
        <w:t>,</w:t>
      </w:r>
      <w:r w:rsidR="00631FCF">
        <w:rPr>
          <w:rFonts w:ascii="Segoe UI" w:hAnsi="Segoe UI" w:cs="Segoe UI"/>
          <w:color w:val="333333"/>
        </w:rPr>
        <w:t>或者安装到开发环境目录下</w:t>
      </w:r>
      <w:r w:rsidR="00631FCF">
        <w:rPr>
          <w:rFonts w:ascii="Segoe UI" w:hAnsi="Segoe UI" w:cs="Segoe UI"/>
          <w:color w:val="333333"/>
        </w:rPr>
        <w:t>,</w:t>
      </w:r>
      <w:r w:rsidR="00631FCF">
        <w:rPr>
          <w:rFonts w:ascii="Segoe UI" w:hAnsi="Segoe UI" w:cs="Segoe UI"/>
          <w:color w:val="333333"/>
        </w:rPr>
        <w:t>安装的程序组件保持默认即可：</w:t>
      </w:r>
    </w:p>
    <w:p w:rsidR="008B4A0F" w:rsidRDefault="00631FCF" w:rsidP="00E027DA">
      <w:pPr>
        <w:pStyle w:val="a8"/>
        <w:shd w:val="clear" w:color="auto" w:fill="FFFFFF"/>
        <w:spacing w:after="0" w:line="240" w:lineRule="atLeast"/>
        <w:rPr>
          <w:rFonts w:ascii="Segoe UI" w:hAnsi="Segoe UI" w:cs="Segoe UI" w:hint="eastAsia"/>
          <w:color w:val="333333"/>
        </w:rPr>
      </w:pPr>
      <w:r>
        <w:rPr>
          <w:rFonts w:ascii="Segoe UI" w:hAnsi="Segoe UI" w:cs="Segoe UI"/>
          <w:noProof/>
          <w:color w:val="4078C0"/>
        </w:rPr>
        <w:lastRenderedPageBreak/>
        <w:drawing>
          <wp:inline distT="0" distB="0" distL="0" distR="0" wp14:anchorId="0CB3E733" wp14:editId="6CB95788">
            <wp:extent cx="4752975" cy="3695700"/>
            <wp:effectExtent l="19050" t="0" r="9525" b="0"/>
            <wp:docPr id="18" name="图片 40" descr="https://github.com/cncounter/translation/raw/master/tiemao_2014/GitHelp/205_tgit_dir.png">
              <a:hlinkClick xmlns:a="http://schemas.openxmlformats.org/drawingml/2006/main" r:id="rId4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s://github.com/cncounter/translation/raw/master/tiemao_2014/GitHelp/205_tgit_dir.png">
                      <a:hlinkClick r:id="rId4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1FCF" w:rsidRDefault="008B4A0F" w:rsidP="00E027DA">
      <w:pPr>
        <w:pStyle w:val="a8"/>
        <w:shd w:val="clear" w:color="auto" w:fill="FFFFFF"/>
        <w:spacing w:after="0" w:line="240" w:lineRule="atLeast"/>
        <w:rPr>
          <w:rFonts w:ascii="Segoe UI" w:hAnsi="Segoe UI" w:cs="Segoe UI"/>
          <w:color w:val="333333"/>
        </w:rPr>
      </w:pPr>
      <w:r>
        <w:rPr>
          <w:rFonts w:ascii="Segoe UI" w:hAnsi="Segoe UI" w:cs="Segoe UI" w:hint="eastAsia"/>
          <w:color w:val="333333"/>
        </w:rPr>
        <w:t>7</w:t>
      </w:r>
      <w:r>
        <w:rPr>
          <w:rFonts w:ascii="Segoe UI" w:hAnsi="Segoe UI" w:cs="Segoe UI" w:hint="eastAsia"/>
          <w:color w:val="333333"/>
        </w:rPr>
        <w:t>·</w:t>
      </w:r>
      <w:r w:rsidR="00631FCF">
        <w:rPr>
          <w:rFonts w:ascii="Segoe UI" w:hAnsi="Segoe UI" w:cs="Segoe UI"/>
          <w:color w:val="333333"/>
        </w:rPr>
        <w:t>下一步到确认安装界面</w:t>
      </w:r>
      <w:r w:rsidR="00631FCF">
        <w:rPr>
          <w:rFonts w:ascii="Segoe UI" w:hAnsi="Segoe UI" w:cs="Segoe UI"/>
          <w:color w:val="333333"/>
        </w:rPr>
        <w:t>,</w:t>
      </w:r>
      <w:r w:rsidR="00631FCF">
        <w:rPr>
          <w:rFonts w:ascii="Segoe UI" w:hAnsi="Segoe UI" w:cs="Segoe UI"/>
          <w:color w:val="333333"/>
        </w:rPr>
        <w:t>点击</w:t>
      </w:r>
      <w:r w:rsidR="00631FCF">
        <w:rPr>
          <w:rFonts w:ascii="Segoe UI" w:hAnsi="Segoe UI" w:cs="Segoe UI"/>
          <w:color w:val="333333"/>
        </w:rPr>
        <w:t xml:space="preserve"> Install</w:t>
      </w:r>
      <w:r w:rsidR="00631FCF">
        <w:rPr>
          <w:rFonts w:ascii="Segoe UI" w:hAnsi="Segoe UI" w:cs="Segoe UI"/>
          <w:color w:val="333333"/>
        </w:rPr>
        <w:t>按钮安装即可</w:t>
      </w:r>
      <w:r w:rsidR="00631FCF">
        <w:rPr>
          <w:rFonts w:ascii="Segoe UI" w:hAnsi="Segoe UI" w:cs="Segoe UI"/>
          <w:color w:val="333333"/>
        </w:rPr>
        <w:t>,</w:t>
      </w:r>
      <w:r w:rsidR="00631FCF">
        <w:rPr>
          <w:rFonts w:ascii="Segoe UI" w:hAnsi="Segoe UI" w:cs="Segoe UI"/>
          <w:color w:val="333333"/>
        </w:rPr>
        <w:t>如下图所示</w:t>
      </w:r>
      <w:r w:rsidR="00631FCF">
        <w:rPr>
          <w:rFonts w:ascii="Segoe UI" w:hAnsi="Segoe UI" w:cs="Segoe UI"/>
          <w:color w:val="333333"/>
        </w:rPr>
        <w:t>:</w:t>
      </w:r>
    </w:p>
    <w:p w:rsidR="008B4A0F" w:rsidRDefault="00631FCF" w:rsidP="00E027DA">
      <w:pPr>
        <w:pStyle w:val="a8"/>
        <w:shd w:val="clear" w:color="auto" w:fill="FFFFFF"/>
        <w:spacing w:after="0" w:line="240" w:lineRule="atLeast"/>
        <w:rPr>
          <w:rFonts w:ascii="Segoe UI" w:hAnsi="Segoe UI" w:cs="Segoe UI" w:hint="eastAsia"/>
          <w:color w:val="333333"/>
        </w:rPr>
      </w:pPr>
      <w:r>
        <w:rPr>
          <w:rFonts w:ascii="Segoe UI" w:hAnsi="Segoe UI" w:cs="Segoe UI"/>
          <w:noProof/>
          <w:color w:val="4078C0"/>
        </w:rPr>
        <w:drawing>
          <wp:inline distT="0" distB="0" distL="0" distR="0" wp14:anchorId="1D5FEB9A" wp14:editId="03DE3BB4">
            <wp:extent cx="4752975" cy="3695700"/>
            <wp:effectExtent l="19050" t="0" r="9525" b="0"/>
            <wp:docPr id="17" name="图片 41" descr="https://github.com/cncounter/translation/raw/master/tiemao_2014/GitHelp/206_install_tgit.png">
              <a:hlinkClick xmlns:a="http://schemas.openxmlformats.org/drawingml/2006/main" r:id="rId4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s://github.com/cncounter/translation/raw/master/tiemao_2014/GitHelp/206_install_tgit.png">
                      <a:hlinkClick r:id="rId4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1FCF" w:rsidRDefault="008B4A0F" w:rsidP="00E027DA">
      <w:pPr>
        <w:pStyle w:val="a8"/>
        <w:shd w:val="clear" w:color="auto" w:fill="FFFFFF"/>
        <w:spacing w:after="0" w:line="240" w:lineRule="atLeast"/>
        <w:rPr>
          <w:rFonts w:ascii="Segoe UI" w:hAnsi="Segoe UI" w:cs="Segoe UI"/>
          <w:color w:val="333333"/>
        </w:rPr>
      </w:pPr>
      <w:r>
        <w:rPr>
          <w:rFonts w:ascii="Segoe UI" w:hAnsi="Segoe UI" w:cs="Segoe UI" w:hint="eastAsia"/>
          <w:color w:val="333333"/>
        </w:rPr>
        <w:t>8</w:t>
      </w:r>
      <w:r>
        <w:rPr>
          <w:rFonts w:ascii="Segoe UI" w:hAnsi="Segoe UI" w:cs="Segoe UI" w:hint="eastAsia"/>
          <w:color w:val="333333"/>
        </w:rPr>
        <w:t>·</w:t>
      </w:r>
      <w:r w:rsidR="00631FCF">
        <w:rPr>
          <w:rFonts w:ascii="Segoe UI" w:hAnsi="Segoe UI" w:cs="Segoe UI"/>
          <w:color w:val="333333"/>
        </w:rPr>
        <w:t>安装完成</w:t>
      </w:r>
      <w:r w:rsidR="00631FCF">
        <w:rPr>
          <w:rFonts w:ascii="Segoe UI" w:hAnsi="Segoe UI" w:cs="Segoe UI"/>
          <w:color w:val="333333"/>
        </w:rPr>
        <w:t>,</w:t>
      </w:r>
      <w:r w:rsidR="00631FCF">
        <w:rPr>
          <w:rFonts w:ascii="Segoe UI" w:hAnsi="Segoe UI" w:cs="Segoe UI"/>
          <w:color w:val="333333"/>
        </w:rPr>
        <w:t>点击</w:t>
      </w:r>
      <w:r w:rsidR="00631FCF">
        <w:rPr>
          <w:rFonts w:ascii="Segoe UI" w:hAnsi="Segoe UI" w:cs="Segoe UI"/>
          <w:color w:val="333333"/>
        </w:rPr>
        <w:t xml:space="preserve"> Finish </w:t>
      </w:r>
      <w:r w:rsidR="00631FCF">
        <w:rPr>
          <w:rFonts w:ascii="Segoe UI" w:hAnsi="Segoe UI" w:cs="Segoe UI"/>
          <w:color w:val="333333"/>
        </w:rPr>
        <w:t>按钮即可</w:t>
      </w:r>
      <w:r w:rsidR="00631FCF">
        <w:rPr>
          <w:rFonts w:ascii="Segoe UI" w:hAnsi="Segoe UI" w:cs="Segoe UI"/>
          <w:color w:val="333333"/>
        </w:rPr>
        <w:t>:</w:t>
      </w:r>
    </w:p>
    <w:p w:rsidR="008B4A0F" w:rsidRDefault="00631FCF" w:rsidP="00E027DA">
      <w:pPr>
        <w:pStyle w:val="a8"/>
        <w:shd w:val="clear" w:color="auto" w:fill="FFFFFF"/>
        <w:spacing w:after="0" w:line="240" w:lineRule="atLeast"/>
        <w:rPr>
          <w:rFonts w:ascii="Segoe UI" w:hAnsi="Segoe UI" w:cs="Segoe UI" w:hint="eastAsia"/>
          <w:color w:val="333333"/>
        </w:rPr>
      </w:pPr>
      <w:r>
        <w:rPr>
          <w:rFonts w:ascii="Segoe UI" w:hAnsi="Segoe UI" w:cs="Segoe UI"/>
          <w:noProof/>
          <w:color w:val="4078C0"/>
        </w:rPr>
        <w:lastRenderedPageBreak/>
        <w:drawing>
          <wp:inline distT="0" distB="0" distL="0" distR="0" wp14:anchorId="7FA52A2D" wp14:editId="7E4FEC9E">
            <wp:extent cx="4752975" cy="3695700"/>
            <wp:effectExtent l="19050" t="0" r="9525" b="0"/>
            <wp:docPr id="16" name="图片 42" descr="https://github.com/cncounter/translation/raw/master/tiemao_2014/GitHelp/207_tgit_installed.png">
              <a:hlinkClick xmlns:a="http://schemas.openxmlformats.org/drawingml/2006/main" r:id="rId5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s://github.com/cncounter/translation/raw/master/tiemao_2014/GitHelp/207_tgit_installed.png">
                      <a:hlinkClick r:id="rId5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4A0F" w:rsidRDefault="008B4A0F" w:rsidP="00E027DA">
      <w:pPr>
        <w:pStyle w:val="a8"/>
        <w:shd w:val="clear" w:color="auto" w:fill="FFFFFF"/>
        <w:spacing w:after="0" w:line="240" w:lineRule="atLeast"/>
        <w:rPr>
          <w:rFonts w:ascii="Segoe UI" w:hAnsi="Segoe UI" w:cs="Segoe UI" w:hint="eastAsia"/>
          <w:color w:val="333333"/>
        </w:rPr>
      </w:pPr>
      <w:r>
        <w:rPr>
          <w:rFonts w:ascii="Segoe UI" w:hAnsi="Segoe UI" w:cs="Segoe UI" w:hint="eastAsia"/>
          <w:color w:val="333333"/>
        </w:rPr>
        <w:t>9</w:t>
      </w:r>
      <w:r>
        <w:rPr>
          <w:rFonts w:ascii="Segoe UI" w:hAnsi="Segoe UI" w:cs="Segoe UI" w:hint="eastAsia"/>
          <w:color w:val="333333"/>
        </w:rPr>
        <w:t>·</w:t>
      </w:r>
      <w:r w:rsidR="00631FCF">
        <w:rPr>
          <w:rFonts w:ascii="Segoe UI" w:hAnsi="Segoe UI" w:cs="Segoe UI"/>
          <w:color w:val="333333"/>
        </w:rPr>
        <w:t>如果以前有老版本</w:t>
      </w:r>
      <w:r w:rsidR="00631FCF">
        <w:rPr>
          <w:rFonts w:ascii="Segoe UI" w:hAnsi="Segoe UI" w:cs="Segoe UI"/>
          <w:color w:val="333333"/>
        </w:rPr>
        <w:t>,</w:t>
      </w:r>
      <w:r w:rsidR="00631FCF">
        <w:rPr>
          <w:rFonts w:ascii="Segoe UI" w:hAnsi="Segoe UI" w:cs="Segoe UI"/>
          <w:color w:val="333333"/>
        </w:rPr>
        <w:t>则选择覆盖</w:t>
      </w:r>
      <w:r w:rsidR="00631FCF">
        <w:rPr>
          <w:rFonts w:ascii="Segoe UI" w:hAnsi="Segoe UI" w:cs="Segoe UI"/>
          <w:color w:val="333333"/>
        </w:rPr>
        <w:t>,</w:t>
      </w:r>
      <w:r w:rsidR="00631FCF">
        <w:rPr>
          <w:rFonts w:ascii="Segoe UI" w:hAnsi="Segoe UI" w:cs="Segoe UI"/>
          <w:color w:val="333333"/>
        </w:rPr>
        <w:t>关闭旧程序并尝试重启即可</w:t>
      </w:r>
    </w:p>
    <w:p w:rsidR="00631FCF" w:rsidRDefault="008B4A0F" w:rsidP="00E027DA">
      <w:pPr>
        <w:pStyle w:val="a8"/>
        <w:shd w:val="clear" w:color="auto" w:fill="FFFFFF"/>
        <w:spacing w:after="0" w:line="240" w:lineRule="atLeast"/>
        <w:rPr>
          <w:rFonts w:ascii="Segoe UI" w:hAnsi="Segoe UI" w:cs="Segoe UI"/>
          <w:color w:val="333333"/>
        </w:rPr>
      </w:pPr>
      <w:r>
        <w:rPr>
          <w:rFonts w:ascii="Segoe UI" w:hAnsi="Segoe UI" w:cs="Segoe UI" w:hint="eastAsia"/>
          <w:color w:val="333333"/>
        </w:rPr>
        <w:t>10</w:t>
      </w:r>
      <w:r>
        <w:rPr>
          <w:rFonts w:ascii="Segoe UI" w:hAnsi="Segoe UI" w:cs="Segoe UI" w:hint="eastAsia"/>
          <w:color w:val="333333"/>
        </w:rPr>
        <w:t>·</w:t>
      </w:r>
      <w:r w:rsidR="00631FCF">
        <w:rPr>
          <w:rFonts w:ascii="Segoe UI" w:hAnsi="Segoe UI" w:cs="Segoe UI"/>
          <w:color w:val="333333"/>
        </w:rPr>
        <w:t> </w:t>
      </w:r>
      <w:r w:rsidR="00631FCF">
        <w:rPr>
          <w:rFonts w:ascii="Segoe UI" w:hAnsi="Segoe UI" w:cs="Segoe UI"/>
          <w:color w:val="333333"/>
        </w:rPr>
        <w:t>安装语言包</w:t>
      </w:r>
    </w:p>
    <w:p w:rsidR="00631FCF" w:rsidRDefault="00631FCF" w:rsidP="00E027DA">
      <w:pPr>
        <w:pStyle w:val="a8"/>
        <w:shd w:val="clear" w:color="auto" w:fill="FFFFFF"/>
        <w:spacing w:after="0" w:line="240" w:lineRule="atLeast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双击打开</w:t>
      </w:r>
      <w:r>
        <w:rPr>
          <w:rFonts w:ascii="Segoe UI" w:hAnsi="Segoe UI" w:cs="Segoe UI"/>
          <w:color w:val="333333"/>
        </w:rPr>
        <w:t> </w:t>
      </w:r>
      <w:r>
        <w:rPr>
          <w:rStyle w:val="HTML"/>
          <w:rFonts w:ascii="Consolas" w:hAnsi="Consolas"/>
          <w:color w:val="333333"/>
          <w:sz w:val="20"/>
          <w:szCs w:val="20"/>
        </w:rPr>
        <w:t>TortoiseGit-LanguagePack-2.3.0.0-64bit-zh_CN.msi</w:t>
      </w:r>
      <w:r>
        <w:rPr>
          <w:rFonts w:ascii="Segoe UI" w:hAnsi="Segoe UI" w:cs="Segoe UI"/>
          <w:color w:val="333333"/>
        </w:rPr>
        <w:t> ,</w:t>
      </w:r>
      <w:r>
        <w:rPr>
          <w:rFonts w:ascii="Segoe UI" w:hAnsi="Segoe UI" w:cs="Segoe UI"/>
          <w:color w:val="333333"/>
        </w:rPr>
        <w:t>则弹出语言包安装向导</w:t>
      </w:r>
      <w:r>
        <w:rPr>
          <w:rFonts w:ascii="Segoe UI" w:hAnsi="Segoe UI" w:cs="Segoe UI"/>
          <w:color w:val="333333"/>
        </w:rPr>
        <w:t>:</w:t>
      </w:r>
    </w:p>
    <w:p w:rsidR="008B4A0F" w:rsidRDefault="00631FCF" w:rsidP="00E027DA">
      <w:pPr>
        <w:pStyle w:val="a8"/>
        <w:shd w:val="clear" w:color="auto" w:fill="FFFFFF"/>
        <w:spacing w:after="0" w:line="240" w:lineRule="atLeast"/>
        <w:rPr>
          <w:rFonts w:ascii="Segoe UI" w:hAnsi="Segoe UI" w:cs="Segoe UI" w:hint="eastAsia"/>
          <w:color w:val="333333"/>
        </w:rPr>
      </w:pPr>
      <w:r>
        <w:rPr>
          <w:rFonts w:ascii="Segoe UI" w:hAnsi="Segoe UI" w:cs="Segoe UI"/>
          <w:noProof/>
          <w:color w:val="4078C0"/>
        </w:rPr>
        <w:drawing>
          <wp:inline distT="0" distB="0" distL="0" distR="0" wp14:anchorId="5B35555E" wp14:editId="2818ED9D">
            <wp:extent cx="4276800" cy="3326400"/>
            <wp:effectExtent l="0" t="0" r="0" b="0"/>
            <wp:docPr id="1" name="图片 43" descr="https://github.com/cncounter/translation/raw/master/tiemao_2014/GitHelp/208_LanguageWizard.png">
              <a:hlinkClick xmlns:a="http://schemas.openxmlformats.org/drawingml/2006/main" r:id="rId5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s://github.com/cncounter/translation/raw/master/tiemao_2014/GitHelp/208_LanguageWizard.png">
                      <a:hlinkClick r:id="rId5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800" cy="3326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1FCF" w:rsidRDefault="008B4A0F" w:rsidP="00E027DA">
      <w:pPr>
        <w:pStyle w:val="a8"/>
        <w:shd w:val="clear" w:color="auto" w:fill="FFFFFF"/>
        <w:spacing w:after="0" w:line="240" w:lineRule="atLeast"/>
        <w:rPr>
          <w:rFonts w:ascii="Segoe UI" w:hAnsi="Segoe UI" w:cs="Segoe UI"/>
          <w:color w:val="333333"/>
        </w:rPr>
      </w:pPr>
      <w:r>
        <w:rPr>
          <w:rFonts w:ascii="Segoe UI" w:hAnsi="Segoe UI" w:cs="Segoe UI" w:hint="eastAsia"/>
          <w:color w:val="333333"/>
        </w:rPr>
        <w:lastRenderedPageBreak/>
        <w:t>11</w:t>
      </w:r>
      <w:r>
        <w:rPr>
          <w:rFonts w:ascii="Segoe UI" w:hAnsi="Segoe UI" w:cs="Segoe UI" w:hint="eastAsia"/>
          <w:color w:val="333333"/>
        </w:rPr>
        <w:t>·</w:t>
      </w:r>
      <w:r w:rsidR="00631FCF">
        <w:rPr>
          <w:rFonts w:ascii="Segoe UI" w:hAnsi="Segoe UI" w:cs="Segoe UI"/>
          <w:color w:val="333333"/>
        </w:rPr>
        <w:t> </w:t>
      </w:r>
      <w:r w:rsidR="00631FCF">
        <w:rPr>
          <w:rFonts w:ascii="Segoe UI" w:hAnsi="Segoe UI" w:cs="Segoe UI"/>
          <w:color w:val="333333"/>
        </w:rPr>
        <w:t>点击下一步</w:t>
      </w:r>
      <w:r w:rsidR="00631FCF">
        <w:rPr>
          <w:rFonts w:ascii="Segoe UI" w:hAnsi="Segoe UI" w:cs="Segoe UI"/>
          <w:color w:val="333333"/>
        </w:rPr>
        <w:t xml:space="preserve">(Alt+N), </w:t>
      </w:r>
      <w:r w:rsidR="00631FCF">
        <w:rPr>
          <w:rFonts w:ascii="Segoe UI" w:hAnsi="Segoe UI" w:cs="Segoe UI"/>
          <w:color w:val="333333"/>
        </w:rPr>
        <w:t>语言包会自动安装完成</w:t>
      </w:r>
      <w:r w:rsidR="00631FCF">
        <w:rPr>
          <w:rFonts w:ascii="Segoe UI" w:hAnsi="Segoe UI" w:cs="Segoe UI"/>
          <w:color w:val="333333"/>
        </w:rPr>
        <w:t>:</w:t>
      </w:r>
    </w:p>
    <w:p w:rsidR="00631FCF" w:rsidRDefault="00631FCF" w:rsidP="00E027DA">
      <w:pPr>
        <w:pStyle w:val="a8"/>
        <w:shd w:val="clear" w:color="auto" w:fill="FFFFFF"/>
        <w:spacing w:after="0" w:line="240" w:lineRule="atLeast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noProof/>
          <w:color w:val="4078C0"/>
        </w:rPr>
        <w:drawing>
          <wp:inline distT="0" distB="0" distL="0" distR="0" wp14:anchorId="5F605A2E" wp14:editId="0E706EC1">
            <wp:extent cx="4752975" cy="3695700"/>
            <wp:effectExtent l="19050" t="0" r="9525" b="0"/>
            <wp:docPr id="44" name="图片 44" descr="https://github.com/cncounter/translation/raw/master/tiemao_2014/GitHelp/209_LangPackFinished.png">
              <a:hlinkClick xmlns:a="http://schemas.openxmlformats.org/drawingml/2006/main" r:id="rId5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s://github.com/cncounter/translation/raw/master/tiemao_2014/GitHelp/209_LangPackFinished.png">
                      <a:hlinkClick r:id="rId5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1FCF" w:rsidRDefault="00631FCF" w:rsidP="00E027DA">
      <w:pPr>
        <w:pStyle w:val="a8"/>
        <w:shd w:val="clear" w:color="auto" w:fill="FFFFFF"/>
        <w:spacing w:after="0" w:line="240" w:lineRule="atLeast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点击完成按钮即可</w:t>
      </w:r>
    </w:p>
    <w:p w:rsidR="00631FCF" w:rsidRDefault="00631FCF" w:rsidP="00E027DA">
      <w:pPr>
        <w:pStyle w:val="2"/>
        <w:pBdr>
          <w:bottom w:val="single" w:sz="6" w:space="4" w:color="EEEEEE"/>
        </w:pBdr>
        <w:shd w:val="clear" w:color="auto" w:fill="FFFFFF"/>
        <w:spacing w:before="0" w:after="0" w:line="240" w:lineRule="atLeast"/>
        <w:rPr>
          <w:rFonts w:ascii="Segoe UI" w:hAnsi="Segoe UI" w:cs="Segoe UI"/>
          <w:color w:val="333333"/>
        </w:rPr>
      </w:pPr>
      <w:bookmarkStart w:id="2" w:name="t2"/>
      <w:bookmarkEnd w:id="2"/>
      <w:r>
        <w:rPr>
          <w:rFonts w:ascii="Segoe UI" w:hAnsi="Segoe UI" w:cs="Segoe UI"/>
          <w:color w:val="333333"/>
        </w:rPr>
        <w:t>配置</w:t>
      </w:r>
    </w:p>
    <w:p w:rsidR="00631FCF" w:rsidRDefault="00631FCF" w:rsidP="00E027DA">
      <w:pPr>
        <w:pStyle w:val="a8"/>
        <w:shd w:val="clear" w:color="auto" w:fill="FFFFFF"/>
        <w:spacing w:after="0" w:line="240" w:lineRule="atLeast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b/>
          <w:bCs/>
          <w:color w:val="333333"/>
        </w:rPr>
        <w:t>1.</w:t>
      </w:r>
      <w:r>
        <w:rPr>
          <w:rFonts w:ascii="Segoe UI" w:hAnsi="Segoe UI" w:cs="Segoe UI"/>
          <w:color w:val="333333"/>
        </w:rPr>
        <w:t> </w:t>
      </w:r>
      <w:r>
        <w:rPr>
          <w:rFonts w:ascii="Segoe UI" w:hAnsi="Segoe UI" w:cs="Segoe UI"/>
          <w:color w:val="333333"/>
        </w:rPr>
        <w:t>首先</w:t>
      </w:r>
      <w:r>
        <w:rPr>
          <w:rFonts w:ascii="Segoe UI" w:hAnsi="Segoe UI" w:cs="Segoe UI"/>
          <w:color w:val="333333"/>
        </w:rPr>
        <w:t>,</w:t>
      </w:r>
      <w:r>
        <w:rPr>
          <w:rFonts w:ascii="Segoe UI" w:hAnsi="Segoe UI" w:cs="Segoe UI"/>
          <w:color w:val="333333"/>
        </w:rPr>
        <w:t>请选定一个存放</w:t>
      </w:r>
      <w:r>
        <w:rPr>
          <w:rFonts w:ascii="Segoe UI" w:hAnsi="Segoe UI" w:cs="Segoe UI"/>
          <w:color w:val="333333"/>
        </w:rPr>
        <w:t>Git</w:t>
      </w:r>
      <w:r>
        <w:rPr>
          <w:rFonts w:ascii="Segoe UI" w:hAnsi="Segoe UI" w:cs="Segoe UI"/>
          <w:color w:val="333333"/>
        </w:rPr>
        <w:t>项目的目录</w:t>
      </w:r>
      <w:r>
        <w:rPr>
          <w:rFonts w:ascii="Segoe UI" w:hAnsi="Segoe UI" w:cs="Segoe UI"/>
          <w:color w:val="333333"/>
        </w:rPr>
        <w:t>,</w:t>
      </w:r>
      <w:r>
        <w:rPr>
          <w:rFonts w:ascii="Segoe UI" w:hAnsi="Segoe UI" w:cs="Segoe UI"/>
          <w:color w:val="333333"/>
        </w:rPr>
        <w:t>这样管理方便</w:t>
      </w:r>
      <w:r>
        <w:rPr>
          <w:rFonts w:ascii="Segoe UI" w:hAnsi="Segoe UI" w:cs="Segoe UI"/>
          <w:color w:val="333333"/>
        </w:rPr>
        <w:t xml:space="preserve">. </w:t>
      </w:r>
      <w:r>
        <w:rPr>
          <w:rFonts w:ascii="Segoe UI" w:hAnsi="Segoe UI" w:cs="Segoe UI"/>
          <w:color w:val="333333"/>
        </w:rPr>
        <w:t>如</w:t>
      </w:r>
      <w:r>
        <w:rPr>
          <w:rFonts w:ascii="Segoe UI" w:hAnsi="Segoe UI" w:cs="Segoe UI"/>
          <w:color w:val="333333"/>
        </w:rPr>
        <w:t>: </w:t>
      </w:r>
      <w:r>
        <w:rPr>
          <w:rStyle w:val="HTML"/>
          <w:rFonts w:ascii="Consolas" w:hAnsi="Consolas"/>
          <w:color w:val="333333"/>
          <w:sz w:val="20"/>
          <w:szCs w:val="20"/>
        </w:rPr>
        <w:t>F:\STUDY\GIT_STUDY</w:t>
      </w:r>
      <w:r>
        <w:rPr>
          <w:rFonts w:ascii="Segoe UI" w:hAnsi="Segoe UI" w:cs="Segoe UI"/>
          <w:color w:val="333333"/>
        </w:rPr>
        <w:t xml:space="preserve"> , </w:t>
      </w:r>
      <w:r>
        <w:rPr>
          <w:rFonts w:ascii="Segoe UI" w:hAnsi="Segoe UI" w:cs="Segoe UI"/>
          <w:color w:val="333333"/>
        </w:rPr>
        <w:t>然后在资源管理器中打开</w:t>
      </w:r>
      <w:r>
        <w:rPr>
          <w:rFonts w:ascii="Segoe UI" w:hAnsi="Segoe UI" w:cs="Segoe UI"/>
          <w:color w:val="333333"/>
        </w:rPr>
        <w:t>.</w:t>
      </w:r>
    </w:p>
    <w:p w:rsidR="00631FCF" w:rsidRDefault="00631FCF" w:rsidP="00E027DA">
      <w:pPr>
        <w:pStyle w:val="a8"/>
        <w:shd w:val="clear" w:color="auto" w:fill="FFFFFF"/>
        <w:spacing w:after="0" w:line="240" w:lineRule="atLeast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b/>
          <w:bCs/>
          <w:color w:val="333333"/>
        </w:rPr>
        <w:t>2.</w:t>
      </w:r>
      <w:r>
        <w:rPr>
          <w:rFonts w:ascii="Segoe UI" w:hAnsi="Segoe UI" w:cs="Segoe UI"/>
          <w:color w:val="333333"/>
        </w:rPr>
        <w:t> </w:t>
      </w:r>
      <w:r>
        <w:rPr>
          <w:rFonts w:ascii="Segoe UI" w:hAnsi="Segoe UI" w:cs="Segoe UI"/>
          <w:color w:val="333333"/>
        </w:rPr>
        <w:t>在空白处点击鼠标右键</w:t>
      </w:r>
      <w:r>
        <w:rPr>
          <w:rFonts w:ascii="Segoe UI" w:hAnsi="Segoe UI" w:cs="Segoe UI"/>
          <w:color w:val="333333"/>
        </w:rPr>
        <w:t xml:space="preserve">, </w:t>
      </w:r>
      <w:r>
        <w:rPr>
          <w:rFonts w:ascii="Segoe UI" w:hAnsi="Segoe UI" w:cs="Segoe UI"/>
          <w:color w:val="333333"/>
        </w:rPr>
        <w:t>选择</w:t>
      </w:r>
      <w:r>
        <w:rPr>
          <w:rFonts w:ascii="Segoe UI" w:hAnsi="Segoe UI" w:cs="Segoe UI"/>
          <w:color w:val="333333"/>
        </w:rPr>
        <w:t xml:space="preserve"> --&gt; TortoiseGit --&gt; Settings, </w:t>
      </w:r>
      <w:r>
        <w:rPr>
          <w:rFonts w:ascii="Segoe UI" w:hAnsi="Segoe UI" w:cs="Segoe UI"/>
          <w:color w:val="333333"/>
        </w:rPr>
        <w:t>然后就可以看到配置界面</w:t>
      </w:r>
      <w:r>
        <w:rPr>
          <w:rFonts w:ascii="Segoe UI" w:hAnsi="Segoe UI" w:cs="Segoe UI"/>
          <w:color w:val="333333"/>
        </w:rPr>
        <w:t>:</w:t>
      </w:r>
    </w:p>
    <w:p w:rsidR="00631FCF" w:rsidRDefault="00631FCF" w:rsidP="00E027DA">
      <w:pPr>
        <w:pStyle w:val="a8"/>
        <w:shd w:val="clear" w:color="auto" w:fill="FFFFFF"/>
        <w:spacing w:after="0" w:line="240" w:lineRule="atLeast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noProof/>
          <w:color w:val="4078C0"/>
        </w:rPr>
        <w:lastRenderedPageBreak/>
        <w:drawing>
          <wp:inline distT="0" distB="0" distL="0" distR="0" wp14:anchorId="0A55A600" wp14:editId="12CE1735">
            <wp:extent cx="5994000" cy="4039200"/>
            <wp:effectExtent l="0" t="0" r="0" b="0"/>
            <wp:docPr id="45" name="图片 45" descr="https://github.com/cncounter/translation/raw/master/tiemao_2014/GitHelp/210_LanguageSel.png">
              <a:hlinkClick xmlns:a="http://schemas.openxmlformats.org/drawingml/2006/main" r:id="rId5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s://github.com/cncounter/translation/raw/master/tiemao_2014/GitHelp/210_LanguageSel.png">
                      <a:hlinkClick r:id="rId5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4000" cy="403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1FCF" w:rsidRDefault="00631FCF" w:rsidP="00E027DA">
      <w:pPr>
        <w:pStyle w:val="a8"/>
        <w:shd w:val="clear" w:color="auto" w:fill="FFFFFF"/>
        <w:spacing w:after="0" w:line="240" w:lineRule="atLeast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b/>
          <w:bCs/>
          <w:color w:val="333333"/>
        </w:rPr>
        <w:t>3.</w:t>
      </w:r>
      <w:r>
        <w:rPr>
          <w:rFonts w:ascii="Segoe UI" w:hAnsi="Segoe UI" w:cs="Segoe UI"/>
          <w:color w:val="333333"/>
        </w:rPr>
        <w:t> </w:t>
      </w:r>
      <w:r>
        <w:rPr>
          <w:rFonts w:ascii="Segoe UI" w:hAnsi="Segoe UI" w:cs="Segoe UI"/>
          <w:color w:val="333333"/>
        </w:rPr>
        <w:t>选中</w:t>
      </w:r>
      <w:r>
        <w:rPr>
          <w:rFonts w:ascii="Segoe UI" w:hAnsi="Segoe UI" w:cs="Segoe UI"/>
          <w:color w:val="333333"/>
        </w:rPr>
        <w:t>General,</w:t>
      </w:r>
      <w:r>
        <w:rPr>
          <w:rFonts w:ascii="Segoe UI" w:hAnsi="Segoe UI" w:cs="Segoe UI"/>
          <w:color w:val="333333"/>
        </w:rPr>
        <w:t>在右边的</w:t>
      </w:r>
      <w:r>
        <w:rPr>
          <w:rFonts w:ascii="Segoe UI" w:hAnsi="Segoe UI" w:cs="Segoe UI"/>
          <w:color w:val="333333"/>
        </w:rPr>
        <w:t xml:space="preserve"> Language</w:t>
      </w:r>
      <w:r>
        <w:rPr>
          <w:rFonts w:ascii="Segoe UI" w:hAnsi="Segoe UI" w:cs="Segoe UI"/>
          <w:color w:val="333333"/>
        </w:rPr>
        <w:t>中选择中文</w:t>
      </w:r>
      <w:r>
        <w:rPr>
          <w:rFonts w:ascii="Segoe UI" w:hAnsi="Segoe UI" w:cs="Segoe UI"/>
          <w:color w:val="333333"/>
        </w:rPr>
        <w:t xml:space="preserve">. </w:t>
      </w:r>
      <w:r>
        <w:rPr>
          <w:rFonts w:ascii="Segoe UI" w:hAnsi="Segoe UI" w:cs="Segoe UI"/>
          <w:color w:val="333333"/>
        </w:rPr>
        <w:t>不勾选自动升级的复选框</w:t>
      </w:r>
      <w:r>
        <w:rPr>
          <w:rFonts w:ascii="Segoe UI" w:hAnsi="Segoe UI" w:cs="Segoe UI"/>
          <w:color w:val="333333"/>
        </w:rPr>
        <w:t>,</w:t>
      </w:r>
      <w:r>
        <w:rPr>
          <w:rFonts w:ascii="Segoe UI" w:hAnsi="Segoe UI" w:cs="Segoe UI"/>
          <w:color w:val="333333"/>
        </w:rPr>
        <w:t>可能还需要指定</w:t>
      </w:r>
      <w:r>
        <w:rPr>
          <w:rFonts w:ascii="Segoe UI" w:hAnsi="Segoe UI" w:cs="Segoe UI"/>
          <w:color w:val="333333"/>
        </w:rPr>
        <w:t xml:space="preserve"> Git.exe </w:t>
      </w:r>
      <w:r>
        <w:rPr>
          <w:rFonts w:ascii="Segoe UI" w:hAnsi="Segoe UI" w:cs="Segoe UI"/>
          <w:color w:val="333333"/>
        </w:rPr>
        <w:t>文件的路径</w:t>
      </w:r>
      <w:r>
        <w:rPr>
          <w:rFonts w:ascii="Segoe UI" w:hAnsi="Segoe UI" w:cs="Segoe UI"/>
          <w:color w:val="333333"/>
        </w:rPr>
        <w:t>,</w:t>
      </w:r>
      <w:r>
        <w:rPr>
          <w:rFonts w:ascii="Segoe UI" w:hAnsi="Segoe UI" w:cs="Segoe UI"/>
          <w:color w:val="333333"/>
        </w:rPr>
        <w:t>如</w:t>
      </w:r>
      <w:r>
        <w:rPr>
          <w:rFonts w:ascii="Segoe UI" w:hAnsi="Segoe UI" w:cs="Segoe UI"/>
          <w:color w:val="333333"/>
        </w:rPr>
        <w:t xml:space="preserve"> "</w:t>
      </w:r>
      <w:r>
        <w:rPr>
          <w:rStyle w:val="HTML"/>
          <w:rFonts w:ascii="Consolas" w:hAnsi="Consolas"/>
          <w:color w:val="333333"/>
          <w:sz w:val="20"/>
          <w:szCs w:val="20"/>
        </w:rPr>
        <w:t>D:\DevlopPrograms\Git\bin</w:t>
      </w:r>
      <w:r>
        <w:rPr>
          <w:rFonts w:ascii="Segoe UI" w:hAnsi="Segoe UI" w:cs="Segoe UI"/>
          <w:color w:val="333333"/>
        </w:rPr>
        <w:t xml:space="preserve">". </w:t>
      </w:r>
      <w:r>
        <w:rPr>
          <w:rFonts w:ascii="Segoe UI" w:hAnsi="Segoe UI" w:cs="Segoe UI"/>
          <w:color w:val="333333"/>
        </w:rPr>
        <w:t>完成后</w:t>
      </w:r>
      <w:r>
        <w:rPr>
          <w:rFonts w:ascii="Segoe UI" w:hAnsi="Segoe UI" w:cs="Segoe UI"/>
          <w:color w:val="333333"/>
        </w:rPr>
        <w:t>,</w:t>
      </w:r>
      <w:r>
        <w:rPr>
          <w:rFonts w:ascii="Segoe UI" w:hAnsi="Segoe UI" w:cs="Segoe UI"/>
          <w:color w:val="333333"/>
        </w:rPr>
        <w:t>点击应用</w:t>
      </w:r>
      <w:r>
        <w:rPr>
          <w:rFonts w:ascii="Segoe UI" w:hAnsi="Segoe UI" w:cs="Segoe UI"/>
          <w:color w:val="333333"/>
        </w:rPr>
        <w:t>,</w:t>
      </w:r>
      <w:r>
        <w:rPr>
          <w:rFonts w:ascii="Segoe UI" w:hAnsi="Segoe UI" w:cs="Segoe UI"/>
          <w:color w:val="333333"/>
        </w:rPr>
        <w:t>确定关闭对话框</w:t>
      </w:r>
      <w:r>
        <w:rPr>
          <w:rFonts w:ascii="Segoe UI" w:hAnsi="Segoe UI" w:cs="Segoe UI"/>
          <w:color w:val="333333"/>
        </w:rPr>
        <w:t>.(</w:t>
      </w:r>
      <w:r>
        <w:rPr>
          <w:rFonts w:ascii="Segoe UI" w:hAnsi="Segoe UI" w:cs="Segoe UI"/>
          <w:color w:val="333333"/>
        </w:rPr>
        <w:t>当然</w:t>
      </w:r>
      <w:r>
        <w:rPr>
          <w:rFonts w:ascii="Segoe UI" w:hAnsi="Segoe UI" w:cs="Segoe UI"/>
          <w:color w:val="333333"/>
        </w:rPr>
        <w:t>,</w:t>
      </w:r>
      <w:r>
        <w:rPr>
          <w:rFonts w:ascii="Segoe UI" w:hAnsi="Segoe UI" w:cs="Segoe UI"/>
          <w:color w:val="333333"/>
        </w:rPr>
        <w:t>你也可以继续使用英文</w:t>
      </w:r>
      <w:r>
        <w:rPr>
          <w:rFonts w:ascii="Segoe UI" w:hAnsi="Segoe UI" w:cs="Segoe UI"/>
          <w:color w:val="333333"/>
        </w:rPr>
        <w:t>)</w:t>
      </w:r>
    </w:p>
    <w:p w:rsidR="00631FCF" w:rsidRDefault="00631FCF" w:rsidP="00E027DA">
      <w:pPr>
        <w:pStyle w:val="a8"/>
        <w:shd w:val="clear" w:color="auto" w:fill="FFFFFF"/>
        <w:spacing w:after="0" w:line="240" w:lineRule="atLeast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b/>
          <w:bCs/>
          <w:color w:val="333333"/>
        </w:rPr>
        <w:t>4.</w:t>
      </w:r>
      <w:r>
        <w:rPr>
          <w:rFonts w:ascii="Segoe UI" w:hAnsi="Segoe UI" w:cs="Segoe UI"/>
          <w:color w:val="333333"/>
        </w:rPr>
        <w:t> </w:t>
      </w:r>
      <w:r>
        <w:rPr>
          <w:rFonts w:ascii="Segoe UI" w:hAnsi="Segoe UI" w:cs="Segoe UI"/>
          <w:color w:val="333333"/>
        </w:rPr>
        <w:t>再次点击鼠标右键</w:t>
      </w:r>
      <w:r>
        <w:rPr>
          <w:rFonts w:ascii="Segoe UI" w:hAnsi="Segoe UI" w:cs="Segoe UI"/>
          <w:color w:val="333333"/>
        </w:rPr>
        <w:t>,</w:t>
      </w:r>
      <w:r>
        <w:rPr>
          <w:rFonts w:ascii="Segoe UI" w:hAnsi="Segoe UI" w:cs="Segoe UI"/>
          <w:color w:val="333333"/>
        </w:rPr>
        <w:t>可以看到弹出菜单中已经变成中文</w:t>
      </w:r>
      <w:r>
        <w:rPr>
          <w:rFonts w:ascii="Segoe UI" w:hAnsi="Segoe UI" w:cs="Segoe UI"/>
          <w:color w:val="333333"/>
        </w:rPr>
        <w:t xml:space="preserve">. </w:t>
      </w:r>
      <w:r>
        <w:rPr>
          <w:rFonts w:ascii="Segoe UI" w:hAnsi="Segoe UI" w:cs="Segoe UI"/>
          <w:color w:val="333333"/>
        </w:rPr>
        <w:t>原来的</w:t>
      </w:r>
      <w:r>
        <w:rPr>
          <w:rFonts w:ascii="Segoe UI" w:hAnsi="Segoe UI" w:cs="Segoe UI"/>
          <w:color w:val="333333"/>
        </w:rPr>
        <w:t> </w:t>
      </w:r>
      <w:r>
        <w:rPr>
          <w:rFonts w:ascii="Segoe UI" w:hAnsi="Segoe UI" w:cs="Segoe UI"/>
          <w:b/>
          <w:bCs/>
          <w:color w:val="333333"/>
        </w:rPr>
        <w:t>Settings</w:t>
      </w:r>
      <w:r>
        <w:rPr>
          <w:rFonts w:ascii="Segoe UI" w:hAnsi="Segoe UI" w:cs="Segoe UI"/>
          <w:color w:val="333333"/>
        </w:rPr>
        <w:t> </w:t>
      </w:r>
      <w:r>
        <w:rPr>
          <w:rFonts w:ascii="Segoe UI" w:hAnsi="Segoe UI" w:cs="Segoe UI"/>
          <w:color w:val="333333"/>
        </w:rPr>
        <w:t>变成</w:t>
      </w:r>
      <w:r>
        <w:rPr>
          <w:rFonts w:ascii="Segoe UI" w:hAnsi="Segoe UI" w:cs="Segoe UI"/>
          <w:color w:val="333333"/>
        </w:rPr>
        <w:t> </w:t>
      </w:r>
      <w:r>
        <w:rPr>
          <w:rFonts w:ascii="Segoe UI" w:hAnsi="Segoe UI" w:cs="Segoe UI"/>
          <w:b/>
          <w:bCs/>
          <w:color w:val="333333"/>
        </w:rPr>
        <w:t>设置</w:t>
      </w:r>
      <w:r>
        <w:rPr>
          <w:rFonts w:ascii="Segoe UI" w:hAnsi="Segoe UI" w:cs="Segoe UI"/>
          <w:color w:val="333333"/>
        </w:rPr>
        <w:t>; </w:t>
      </w:r>
      <w:r>
        <w:rPr>
          <w:rFonts w:ascii="Segoe UI" w:hAnsi="Segoe UI" w:cs="Segoe UI"/>
          <w:b/>
          <w:bCs/>
          <w:color w:val="333333"/>
        </w:rPr>
        <w:t>Clone</w:t>
      </w:r>
      <w:r>
        <w:rPr>
          <w:rFonts w:ascii="Segoe UI" w:hAnsi="Segoe UI" w:cs="Segoe UI"/>
          <w:color w:val="333333"/>
        </w:rPr>
        <w:t> </w:t>
      </w:r>
      <w:r>
        <w:rPr>
          <w:rFonts w:ascii="Segoe UI" w:hAnsi="Segoe UI" w:cs="Segoe UI"/>
          <w:color w:val="333333"/>
        </w:rPr>
        <w:t>变为</w:t>
      </w:r>
      <w:r>
        <w:rPr>
          <w:rFonts w:ascii="Segoe UI" w:hAnsi="Segoe UI" w:cs="Segoe UI"/>
          <w:color w:val="333333"/>
        </w:rPr>
        <w:t> </w:t>
      </w:r>
      <w:r>
        <w:rPr>
          <w:rFonts w:ascii="Segoe UI" w:hAnsi="Segoe UI" w:cs="Segoe UI"/>
          <w:b/>
          <w:bCs/>
          <w:color w:val="333333"/>
        </w:rPr>
        <w:t>克隆</w:t>
      </w:r>
      <w:r>
        <w:rPr>
          <w:rFonts w:ascii="Segoe UI" w:hAnsi="Segoe UI" w:cs="Segoe UI"/>
          <w:color w:val="333333"/>
        </w:rPr>
        <w:t>.</w:t>
      </w:r>
    </w:p>
    <w:p w:rsidR="00631FCF" w:rsidRDefault="00631FCF" w:rsidP="00E027DA">
      <w:pPr>
        <w:pStyle w:val="a8"/>
        <w:shd w:val="clear" w:color="auto" w:fill="FFFFFF"/>
        <w:spacing w:after="0" w:line="240" w:lineRule="atLeast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b/>
          <w:bCs/>
          <w:color w:val="333333"/>
        </w:rPr>
        <w:t>5.</w:t>
      </w:r>
      <w:r>
        <w:rPr>
          <w:rFonts w:ascii="Segoe UI" w:hAnsi="Segoe UI" w:cs="Segoe UI"/>
          <w:color w:val="333333"/>
        </w:rPr>
        <w:t> </w:t>
      </w:r>
      <w:r>
        <w:rPr>
          <w:rFonts w:ascii="Segoe UI" w:hAnsi="Segoe UI" w:cs="Segoe UI"/>
          <w:color w:val="333333"/>
        </w:rPr>
        <w:t>配置右键菜单</w:t>
      </w:r>
      <w:r>
        <w:rPr>
          <w:rFonts w:ascii="Segoe UI" w:hAnsi="Segoe UI" w:cs="Segoe UI"/>
          <w:color w:val="333333"/>
        </w:rPr>
        <w:t xml:space="preserve">. </w:t>
      </w:r>
      <w:r>
        <w:rPr>
          <w:rFonts w:ascii="Segoe UI" w:hAnsi="Segoe UI" w:cs="Segoe UI"/>
          <w:color w:val="333333"/>
        </w:rPr>
        <w:t>在设置对话框中</w:t>
      </w:r>
      <w:r>
        <w:rPr>
          <w:rFonts w:ascii="Segoe UI" w:hAnsi="Segoe UI" w:cs="Segoe UI"/>
          <w:color w:val="333333"/>
        </w:rPr>
        <w:t>,</w:t>
      </w:r>
      <w:r>
        <w:rPr>
          <w:rFonts w:ascii="Segoe UI" w:hAnsi="Segoe UI" w:cs="Segoe UI"/>
          <w:color w:val="333333"/>
        </w:rPr>
        <w:t>点选左边的</w:t>
      </w:r>
      <w:r>
        <w:rPr>
          <w:rFonts w:ascii="Segoe UI" w:hAnsi="Segoe UI" w:cs="Segoe UI"/>
          <w:color w:val="333333"/>
        </w:rPr>
        <w:t>"</w:t>
      </w:r>
      <w:r>
        <w:rPr>
          <w:rFonts w:ascii="Segoe UI" w:hAnsi="Segoe UI" w:cs="Segoe UI"/>
          <w:color w:val="333333"/>
        </w:rPr>
        <w:t>右键菜单</w:t>
      </w:r>
      <w:r>
        <w:rPr>
          <w:rFonts w:ascii="Segoe UI" w:hAnsi="Segoe UI" w:cs="Segoe UI"/>
          <w:color w:val="333333"/>
        </w:rPr>
        <w:t>",</w:t>
      </w:r>
      <w:r>
        <w:rPr>
          <w:rFonts w:ascii="Segoe UI" w:hAnsi="Segoe UI" w:cs="Segoe UI"/>
          <w:color w:val="333333"/>
        </w:rPr>
        <w:t>然后在右边将所有的复选框都去掉</w:t>
      </w:r>
      <w:r>
        <w:rPr>
          <w:rFonts w:ascii="Segoe UI" w:hAnsi="Segoe UI" w:cs="Segoe UI"/>
          <w:color w:val="333333"/>
        </w:rPr>
        <w:t>,</w:t>
      </w:r>
      <w:r>
        <w:rPr>
          <w:rFonts w:ascii="Segoe UI" w:hAnsi="Segoe UI" w:cs="Segoe UI"/>
          <w:color w:val="333333"/>
        </w:rPr>
        <w:t>这样右键菜单显得比较干净</w:t>
      </w:r>
      <w:r>
        <w:rPr>
          <w:rFonts w:ascii="Segoe UI" w:hAnsi="Segoe UI" w:cs="Segoe UI"/>
          <w:color w:val="333333"/>
        </w:rPr>
        <w:t>:</w:t>
      </w:r>
    </w:p>
    <w:p w:rsidR="00631FCF" w:rsidRDefault="00631FCF" w:rsidP="00E027DA">
      <w:pPr>
        <w:pStyle w:val="a8"/>
        <w:shd w:val="clear" w:color="auto" w:fill="FFFFFF"/>
        <w:spacing w:after="0" w:line="240" w:lineRule="atLeast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noProof/>
          <w:color w:val="4078C0"/>
        </w:rPr>
        <w:lastRenderedPageBreak/>
        <w:drawing>
          <wp:inline distT="0" distB="0" distL="0" distR="0" wp14:anchorId="075D117E" wp14:editId="1874BBF5">
            <wp:extent cx="5994000" cy="4039200"/>
            <wp:effectExtent l="0" t="0" r="0" b="0"/>
            <wp:docPr id="46" name="图片 46" descr="https://github.com/cncounter/translation/raw/master/tiemao_2014/GitHelp/211_contextMenu.png">
              <a:hlinkClick xmlns:a="http://schemas.openxmlformats.org/drawingml/2006/main" r:id="rId5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s://github.com/cncounter/translation/raw/master/tiemao_2014/GitHelp/211_contextMenu.png">
                      <a:hlinkClick r:id="rId5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4000" cy="403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1FCF" w:rsidRDefault="00631FCF" w:rsidP="00E027DA">
      <w:pPr>
        <w:pStyle w:val="a8"/>
        <w:shd w:val="clear" w:color="auto" w:fill="FFFFFF"/>
        <w:spacing w:after="0" w:line="240" w:lineRule="atLeast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b/>
          <w:bCs/>
          <w:color w:val="333333"/>
        </w:rPr>
        <w:t>6.</w:t>
      </w:r>
      <w:r>
        <w:rPr>
          <w:rFonts w:ascii="Segoe UI" w:hAnsi="Segoe UI" w:cs="Segoe UI"/>
          <w:color w:val="333333"/>
        </w:rPr>
        <w:t>设置记住密码</w:t>
      </w:r>
    </w:p>
    <w:p w:rsidR="00631FCF" w:rsidRDefault="00631FCF" w:rsidP="00E027DA">
      <w:pPr>
        <w:pStyle w:val="a8"/>
        <w:shd w:val="clear" w:color="auto" w:fill="FFFFFF"/>
        <w:spacing w:after="0" w:line="240" w:lineRule="atLeast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b/>
          <w:bCs/>
          <w:color w:val="333333"/>
        </w:rPr>
        <w:t>!!!!!</w:t>
      </w:r>
      <w:r>
        <w:rPr>
          <w:rFonts w:ascii="Segoe UI" w:hAnsi="Segoe UI" w:cs="Segoe UI"/>
          <w:color w:val="333333"/>
        </w:rPr>
        <w:t> </w:t>
      </w:r>
      <w:r>
        <w:rPr>
          <w:rFonts w:ascii="Segoe UI" w:hAnsi="Segoe UI" w:cs="Segoe UI"/>
          <w:color w:val="333333"/>
        </w:rPr>
        <w:t>密码会明文保存在</w:t>
      </w:r>
      <w:r>
        <w:rPr>
          <w:rFonts w:ascii="Segoe UI" w:hAnsi="Segoe UI" w:cs="Segoe UI"/>
          <w:color w:val="333333"/>
        </w:rPr>
        <w:t> </w:t>
      </w:r>
      <w:r>
        <w:rPr>
          <w:rStyle w:val="HTML"/>
          <w:rFonts w:ascii="Consolas" w:hAnsi="Consolas"/>
          <w:color w:val="333333"/>
          <w:sz w:val="20"/>
          <w:szCs w:val="20"/>
        </w:rPr>
        <w:t>C:\Users\Administrator\.git-credentials</w:t>
      </w:r>
      <w:r>
        <w:rPr>
          <w:rFonts w:ascii="Segoe UI" w:hAnsi="Segoe UI" w:cs="Segoe UI"/>
          <w:color w:val="333333"/>
        </w:rPr>
        <w:t> </w:t>
      </w:r>
      <w:r>
        <w:rPr>
          <w:rFonts w:ascii="Segoe UI" w:hAnsi="Segoe UI" w:cs="Segoe UI"/>
          <w:color w:val="333333"/>
        </w:rPr>
        <w:t>这种文件中</w:t>
      </w:r>
      <w:r>
        <w:rPr>
          <w:rFonts w:ascii="Segoe UI" w:hAnsi="Segoe UI" w:cs="Segoe UI"/>
          <w:color w:val="333333"/>
        </w:rPr>
        <w:t>, </w:t>
      </w:r>
      <w:r>
        <w:rPr>
          <w:rFonts w:ascii="Segoe UI" w:hAnsi="Segoe UI" w:cs="Segoe UI"/>
          <w:b/>
          <w:bCs/>
          <w:color w:val="333333"/>
        </w:rPr>
        <w:t>请小心使用</w:t>
      </w:r>
      <w:r>
        <w:rPr>
          <w:rFonts w:ascii="Segoe UI" w:hAnsi="Segoe UI" w:cs="Segoe UI"/>
          <w:color w:val="333333"/>
        </w:rPr>
        <w:t>.</w:t>
      </w:r>
    </w:p>
    <w:p w:rsidR="00631FCF" w:rsidRDefault="00631FCF" w:rsidP="00E027DA">
      <w:pPr>
        <w:pStyle w:val="a8"/>
        <w:shd w:val="clear" w:color="auto" w:fill="FFFFFF"/>
        <w:spacing w:after="0" w:line="240" w:lineRule="atLeast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进入设置</w:t>
      </w:r>
      <w:r>
        <w:rPr>
          <w:rFonts w:ascii="Segoe UI" w:hAnsi="Segoe UI" w:cs="Segoe UI"/>
          <w:color w:val="333333"/>
        </w:rPr>
        <w:t xml:space="preserve">, </w:t>
      </w:r>
      <w:r>
        <w:rPr>
          <w:rFonts w:ascii="Segoe UI" w:hAnsi="Segoe UI" w:cs="Segoe UI"/>
          <w:color w:val="333333"/>
        </w:rPr>
        <w:t>点选左边的</w:t>
      </w:r>
      <w:r>
        <w:rPr>
          <w:rFonts w:ascii="Segoe UI" w:hAnsi="Segoe UI" w:cs="Segoe UI"/>
          <w:color w:val="333333"/>
        </w:rPr>
        <w:t>Git</w:t>
      </w:r>
      <w:r>
        <w:rPr>
          <w:rFonts w:ascii="Segoe UI" w:hAnsi="Segoe UI" w:cs="Segoe UI"/>
          <w:color w:val="333333"/>
        </w:rPr>
        <w:t>标签</w:t>
      </w:r>
      <w:r>
        <w:rPr>
          <w:rFonts w:ascii="Segoe UI" w:hAnsi="Segoe UI" w:cs="Segoe UI"/>
          <w:color w:val="333333"/>
        </w:rPr>
        <w:t>.</w:t>
      </w:r>
      <w:r>
        <w:rPr>
          <w:rFonts w:ascii="Segoe UI" w:hAnsi="Segoe UI" w:cs="Segoe UI"/>
          <w:color w:val="333333"/>
        </w:rPr>
        <w:t>可以发现</w:t>
      </w:r>
      <w:r>
        <w:rPr>
          <w:rFonts w:ascii="Segoe UI" w:hAnsi="Segoe UI" w:cs="Segoe UI"/>
          <w:color w:val="333333"/>
        </w:rPr>
        <w:t>,</w:t>
      </w:r>
      <w:r>
        <w:rPr>
          <w:rFonts w:ascii="Segoe UI" w:hAnsi="Segoe UI" w:cs="Segoe UI"/>
          <w:color w:val="333333"/>
        </w:rPr>
        <w:t>右边可以配置用户的名字与</w:t>
      </w:r>
      <w:r>
        <w:rPr>
          <w:rFonts w:ascii="Segoe UI" w:hAnsi="Segoe UI" w:cs="Segoe UI"/>
          <w:color w:val="333333"/>
        </w:rPr>
        <w:t>Email</w:t>
      </w:r>
      <w:r>
        <w:rPr>
          <w:rFonts w:ascii="Segoe UI" w:hAnsi="Segoe UI" w:cs="Segoe UI"/>
          <w:color w:val="333333"/>
        </w:rPr>
        <w:t>信息</w:t>
      </w:r>
      <w:r>
        <w:rPr>
          <w:rFonts w:ascii="Segoe UI" w:hAnsi="Segoe UI" w:cs="Segoe UI"/>
          <w:color w:val="333333"/>
        </w:rPr>
        <w:t xml:space="preserve">. </w:t>
      </w:r>
      <w:r>
        <w:rPr>
          <w:rFonts w:ascii="Segoe UI" w:hAnsi="Segoe UI" w:cs="Segoe UI"/>
          <w:color w:val="333333"/>
        </w:rPr>
        <w:t>如下图所示</w:t>
      </w:r>
      <w:r>
        <w:rPr>
          <w:rFonts w:ascii="Segoe UI" w:hAnsi="Segoe UI" w:cs="Segoe UI"/>
          <w:color w:val="333333"/>
        </w:rPr>
        <w:t>:</w:t>
      </w:r>
    </w:p>
    <w:p w:rsidR="00631FCF" w:rsidRDefault="00631FCF" w:rsidP="00E027DA">
      <w:pPr>
        <w:pStyle w:val="a8"/>
        <w:shd w:val="clear" w:color="auto" w:fill="FFFFFF"/>
        <w:spacing w:after="0" w:line="240" w:lineRule="atLeast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noProof/>
          <w:color w:val="4078C0"/>
        </w:rPr>
        <w:lastRenderedPageBreak/>
        <w:drawing>
          <wp:inline distT="0" distB="0" distL="0" distR="0" wp14:anchorId="515B6DC9" wp14:editId="3B8F924F">
            <wp:extent cx="5860800" cy="2682000"/>
            <wp:effectExtent l="0" t="0" r="0" b="0"/>
            <wp:docPr id="47" name="图片 47" descr="https://github.com/cncounter/translation/raw/master/tiemao_2014/GitHelp/212_remberpass.png">
              <a:hlinkClick xmlns:a="http://schemas.openxmlformats.org/drawingml/2006/main" r:id="rId6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s://github.com/cncounter/translation/raw/master/tiemao_2014/GitHelp/212_remberpass.png">
                      <a:hlinkClick r:id="rId6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0800" cy="268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1FCF" w:rsidRDefault="00631FCF" w:rsidP="00E027DA">
      <w:pPr>
        <w:pStyle w:val="a8"/>
        <w:shd w:val="clear" w:color="auto" w:fill="FFFFFF"/>
        <w:spacing w:after="0" w:line="240" w:lineRule="atLeast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因为当前还没有本地项目</w:t>
      </w:r>
      <w:r>
        <w:rPr>
          <w:rFonts w:ascii="Segoe UI" w:hAnsi="Segoe UI" w:cs="Segoe UI"/>
          <w:color w:val="333333"/>
        </w:rPr>
        <w:t>,</w:t>
      </w:r>
      <w:r>
        <w:rPr>
          <w:rFonts w:ascii="Segoe UI" w:hAnsi="Segoe UI" w:cs="Segoe UI"/>
          <w:color w:val="333333"/>
        </w:rPr>
        <w:t>所以</w:t>
      </w:r>
      <w:r>
        <w:rPr>
          <w:rFonts w:ascii="Segoe UI" w:hAnsi="Segoe UI" w:cs="Segoe UI"/>
          <w:color w:val="333333"/>
        </w:rPr>
        <w:t xml:space="preserve"> “</w:t>
      </w:r>
      <w:r>
        <w:rPr>
          <w:rStyle w:val="HTML"/>
          <w:rFonts w:ascii="Consolas" w:hAnsi="Consolas"/>
          <w:color w:val="333333"/>
          <w:sz w:val="20"/>
          <w:szCs w:val="20"/>
        </w:rPr>
        <w:t>编辑本地</w:t>
      </w:r>
      <w:r>
        <w:rPr>
          <w:rStyle w:val="HTML"/>
          <w:rFonts w:ascii="Consolas" w:hAnsi="Consolas"/>
          <w:color w:val="333333"/>
          <w:sz w:val="20"/>
          <w:szCs w:val="20"/>
        </w:rPr>
        <w:t xml:space="preserve"> .git/config(L)</w:t>
      </w:r>
      <w:r>
        <w:rPr>
          <w:rFonts w:ascii="Segoe UI" w:hAnsi="Segoe UI" w:cs="Segoe UI"/>
          <w:color w:val="333333"/>
        </w:rPr>
        <w:t xml:space="preserve">” </w:t>
      </w:r>
      <w:r>
        <w:rPr>
          <w:rFonts w:ascii="Segoe UI" w:hAnsi="Segoe UI" w:cs="Segoe UI"/>
          <w:color w:val="333333"/>
        </w:rPr>
        <w:t>按钮处于灰色不可用状态</w:t>
      </w:r>
      <w:r>
        <w:rPr>
          <w:rFonts w:ascii="Segoe UI" w:hAnsi="Segoe UI" w:cs="Segoe UI"/>
          <w:color w:val="333333"/>
        </w:rPr>
        <w:t>,</w:t>
      </w:r>
      <w:r>
        <w:rPr>
          <w:rFonts w:ascii="Segoe UI" w:hAnsi="Segoe UI" w:cs="Segoe UI"/>
          <w:color w:val="333333"/>
        </w:rPr>
        <w:t>如果在某个本地</w:t>
      </w:r>
      <w:r>
        <w:rPr>
          <w:rFonts w:ascii="Segoe UI" w:hAnsi="Segoe UI" w:cs="Segoe UI"/>
          <w:color w:val="333333"/>
        </w:rPr>
        <w:t>Git</w:t>
      </w:r>
      <w:r>
        <w:rPr>
          <w:rFonts w:ascii="Segoe UI" w:hAnsi="Segoe UI" w:cs="Segoe UI"/>
          <w:color w:val="333333"/>
        </w:rPr>
        <w:t>项目下打开配置对话框</w:t>
      </w:r>
      <w:r>
        <w:rPr>
          <w:rFonts w:ascii="Segoe UI" w:hAnsi="Segoe UI" w:cs="Segoe UI"/>
          <w:color w:val="333333"/>
        </w:rPr>
        <w:t>,</w:t>
      </w:r>
      <w:r>
        <w:rPr>
          <w:rFonts w:ascii="Segoe UI" w:hAnsi="Segoe UI" w:cs="Segoe UI"/>
          <w:color w:val="333333"/>
        </w:rPr>
        <w:t>那么这个按钮就可用</w:t>
      </w:r>
      <w:r>
        <w:rPr>
          <w:rFonts w:ascii="Segoe UI" w:hAnsi="Segoe UI" w:cs="Segoe UI"/>
          <w:color w:val="333333"/>
        </w:rPr>
        <w:t>,</w:t>
      </w:r>
      <w:r>
        <w:rPr>
          <w:rFonts w:ascii="Segoe UI" w:hAnsi="Segoe UI" w:cs="Segoe UI"/>
          <w:color w:val="333333"/>
        </w:rPr>
        <w:t>然后就可以编辑此项目的一些属性。</w:t>
      </w:r>
    </w:p>
    <w:p w:rsidR="00631FCF" w:rsidRDefault="00631FCF" w:rsidP="00E027DA">
      <w:pPr>
        <w:pStyle w:val="a8"/>
        <w:shd w:val="clear" w:color="auto" w:fill="FFFFFF"/>
        <w:spacing w:after="0" w:line="240" w:lineRule="atLeast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点击</w:t>
      </w:r>
      <w:r>
        <w:rPr>
          <w:rFonts w:ascii="Segoe UI" w:hAnsi="Segoe UI" w:cs="Segoe UI"/>
          <w:color w:val="333333"/>
        </w:rPr>
        <w:t xml:space="preserve"> “</w:t>
      </w:r>
      <w:r>
        <w:rPr>
          <w:rStyle w:val="HTML"/>
          <w:rFonts w:ascii="Consolas" w:hAnsi="Consolas"/>
          <w:color w:val="333333"/>
          <w:sz w:val="20"/>
          <w:szCs w:val="20"/>
        </w:rPr>
        <w:t>编辑全局</w:t>
      </w:r>
      <w:r>
        <w:rPr>
          <w:rStyle w:val="HTML"/>
          <w:rFonts w:ascii="Consolas" w:hAnsi="Consolas"/>
          <w:color w:val="333333"/>
          <w:sz w:val="20"/>
          <w:szCs w:val="20"/>
        </w:rPr>
        <w:t xml:space="preserve"> .git/config(O)</w:t>
      </w:r>
      <w:r>
        <w:rPr>
          <w:rFonts w:ascii="Segoe UI" w:hAnsi="Segoe UI" w:cs="Segoe UI"/>
          <w:color w:val="333333"/>
        </w:rPr>
        <w:t>”</w:t>
      </w:r>
      <w:r>
        <w:rPr>
          <w:rFonts w:ascii="Segoe UI" w:hAnsi="Segoe UI" w:cs="Segoe UI"/>
          <w:color w:val="333333"/>
        </w:rPr>
        <w:t>按钮</w:t>
      </w:r>
      <w:r>
        <w:rPr>
          <w:rFonts w:ascii="Segoe UI" w:hAnsi="Segoe UI" w:cs="Segoe UI"/>
          <w:color w:val="333333"/>
        </w:rPr>
        <w:t>,</w:t>
      </w:r>
      <w:r>
        <w:rPr>
          <w:rFonts w:ascii="Segoe UI" w:hAnsi="Segoe UI" w:cs="Segoe UI"/>
          <w:color w:val="333333"/>
        </w:rPr>
        <w:t>会使用记事本打开全局配置文件</w:t>
      </w:r>
      <w:r>
        <w:rPr>
          <w:rFonts w:ascii="Segoe UI" w:hAnsi="Segoe UI" w:cs="Segoe UI"/>
          <w:color w:val="333333"/>
        </w:rPr>
        <w:t>,</w:t>
      </w:r>
      <w:r>
        <w:rPr>
          <w:rFonts w:ascii="Segoe UI" w:hAnsi="Segoe UI" w:cs="Segoe UI"/>
          <w:color w:val="333333"/>
        </w:rPr>
        <w:t>在全局配置文件中</w:t>
      </w:r>
      <w:r>
        <w:rPr>
          <w:rFonts w:ascii="Segoe UI" w:hAnsi="Segoe UI" w:cs="Segoe UI"/>
          <w:color w:val="333333"/>
        </w:rPr>
        <w:t>,</w:t>
      </w:r>
      <w:r>
        <w:rPr>
          <w:rFonts w:ascii="Segoe UI" w:hAnsi="Segoe UI" w:cs="Segoe UI"/>
          <w:color w:val="333333"/>
        </w:rPr>
        <w:t>在后面加上下面的内容</w:t>
      </w:r>
      <w:r>
        <w:rPr>
          <w:rFonts w:ascii="Segoe UI" w:hAnsi="Segoe UI" w:cs="Segoe UI"/>
          <w:color w:val="333333"/>
        </w:rPr>
        <w:t>:</w:t>
      </w:r>
    </w:p>
    <w:p w:rsidR="00631FCF" w:rsidRDefault="00631FCF" w:rsidP="00E027DA">
      <w:pPr>
        <w:pStyle w:val="HTML0"/>
        <w:shd w:val="clear" w:color="auto" w:fill="F7F7F7"/>
        <w:spacing w:line="240" w:lineRule="atLeast"/>
        <w:rPr>
          <w:rStyle w:val="HTML"/>
          <w:rFonts w:ascii="Consolas" w:hAnsi="Consolas"/>
          <w:color w:val="333333"/>
          <w:sz w:val="20"/>
          <w:szCs w:val="20"/>
        </w:rPr>
      </w:pPr>
      <w:r>
        <w:rPr>
          <w:rStyle w:val="HTML"/>
          <w:rFonts w:ascii="Consolas" w:hAnsi="Consolas"/>
          <w:color w:val="333333"/>
          <w:sz w:val="20"/>
          <w:szCs w:val="20"/>
        </w:rPr>
        <w:t>[credential]</w:t>
      </w:r>
    </w:p>
    <w:p w:rsidR="00631FCF" w:rsidRDefault="00631FCF" w:rsidP="00E027DA">
      <w:pPr>
        <w:pStyle w:val="HTML0"/>
        <w:shd w:val="clear" w:color="auto" w:fill="F7F7F7"/>
        <w:spacing w:line="240" w:lineRule="atLeast"/>
        <w:rPr>
          <w:rStyle w:val="HTML"/>
          <w:rFonts w:ascii="Consolas" w:hAnsi="Consolas"/>
          <w:color w:val="333333"/>
          <w:sz w:val="20"/>
          <w:szCs w:val="20"/>
        </w:rPr>
      </w:pPr>
      <w:r>
        <w:rPr>
          <w:rStyle w:val="HTML"/>
          <w:rFonts w:ascii="Consolas" w:hAnsi="Consolas"/>
          <w:color w:val="333333"/>
          <w:sz w:val="20"/>
          <w:szCs w:val="20"/>
        </w:rPr>
        <w:t>helper = store</w:t>
      </w:r>
    </w:p>
    <w:p w:rsidR="00631FCF" w:rsidRDefault="00631FCF" w:rsidP="00E027DA">
      <w:pPr>
        <w:pStyle w:val="a8"/>
        <w:shd w:val="clear" w:color="auto" w:fill="FFFFFF"/>
        <w:spacing w:after="0" w:line="240" w:lineRule="atLeast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完成后保存</w:t>
      </w:r>
      <w:r>
        <w:rPr>
          <w:rFonts w:ascii="Segoe UI" w:hAnsi="Segoe UI" w:cs="Segoe UI"/>
          <w:color w:val="333333"/>
        </w:rPr>
        <w:t>,</w:t>
      </w:r>
      <w:r>
        <w:rPr>
          <w:rFonts w:ascii="Segoe UI" w:hAnsi="Segoe UI" w:cs="Segoe UI"/>
          <w:color w:val="333333"/>
        </w:rPr>
        <w:t>关闭记事本</w:t>
      </w:r>
      <w:r>
        <w:rPr>
          <w:rFonts w:ascii="Segoe UI" w:hAnsi="Segoe UI" w:cs="Segoe UI"/>
          <w:color w:val="333333"/>
        </w:rPr>
        <w:t>,</w:t>
      </w:r>
      <w:r>
        <w:rPr>
          <w:rFonts w:ascii="Segoe UI" w:hAnsi="Segoe UI" w:cs="Segoe UI"/>
          <w:color w:val="333333"/>
        </w:rPr>
        <w:t>确定即可。</w:t>
      </w:r>
    </w:p>
    <w:p w:rsidR="00631FCF" w:rsidRDefault="00631FCF" w:rsidP="00E027DA">
      <w:pPr>
        <w:pStyle w:val="a8"/>
        <w:shd w:val="clear" w:color="auto" w:fill="FFFFFF"/>
        <w:spacing w:after="0" w:line="240" w:lineRule="atLeast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则当你推送项目到</w:t>
      </w:r>
      <w:r>
        <w:rPr>
          <w:rFonts w:ascii="Segoe UI" w:hAnsi="Segoe UI" w:cs="Segoe UI"/>
          <w:color w:val="333333"/>
        </w:rPr>
        <w:t>GitHub</w:t>
      </w:r>
      <w:r>
        <w:rPr>
          <w:rFonts w:ascii="Segoe UI" w:hAnsi="Segoe UI" w:cs="Segoe UI"/>
          <w:color w:val="333333"/>
        </w:rPr>
        <w:t>等在线仓库时</w:t>
      </w:r>
      <w:r>
        <w:rPr>
          <w:rFonts w:ascii="Segoe UI" w:hAnsi="Segoe UI" w:cs="Segoe UI"/>
          <w:color w:val="333333"/>
        </w:rPr>
        <w:t>,</w:t>
      </w:r>
      <w:r>
        <w:rPr>
          <w:rFonts w:ascii="Segoe UI" w:hAnsi="Segoe UI" w:cs="Segoe UI"/>
          <w:color w:val="333333"/>
        </w:rPr>
        <w:t>会记住你输入的用户名和密码</w:t>
      </w:r>
      <w:r>
        <w:rPr>
          <w:rFonts w:ascii="Segoe UI" w:hAnsi="Segoe UI" w:cs="Segoe UI"/>
          <w:color w:val="333333"/>
        </w:rPr>
        <w:t>(</w:t>
      </w:r>
      <w:r>
        <w:rPr>
          <w:rFonts w:ascii="Segoe UI" w:hAnsi="Segoe UI" w:cs="Segoe UI"/>
          <w:color w:val="333333"/>
        </w:rPr>
        <w:t>这里不是用户的姓名和</w:t>
      </w:r>
      <w:r>
        <w:rPr>
          <w:rFonts w:ascii="Segoe UI" w:hAnsi="Segoe UI" w:cs="Segoe UI"/>
          <w:color w:val="333333"/>
        </w:rPr>
        <w:t>Email</w:t>
      </w:r>
      <w:r>
        <w:rPr>
          <w:rFonts w:ascii="Segoe UI" w:hAnsi="Segoe UI" w:cs="Segoe UI"/>
          <w:color w:val="333333"/>
        </w:rPr>
        <w:t>哦</w:t>
      </w:r>
      <w:r>
        <w:rPr>
          <w:rFonts w:ascii="Segoe UI" w:hAnsi="Segoe UI" w:cs="Segoe UI"/>
          <w:color w:val="333333"/>
        </w:rPr>
        <w:t>.)</w:t>
      </w:r>
    </w:p>
    <w:p w:rsidR="00631FCF" w:rsidRDefault="00631FCF" w:rsidP="00E027DA">
      <w:pPr>
        <w:pStyle w:val="a8"/>
        <w:shd w:val="clear" w:color="auto" w:fill="FFFFFF"/>
        <w:spacing w:after="0" w:line="240" w:lineRule="atLeast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如果你编辑的是</w:t>
      </w:r>
      <w:r>
        <w:rPr>
          <w:rFonts w:ascii="Segoe UI" w:hAnsi="Segoe UI" w:cs="Segoe UI"/>
          <w:color w:val="333333"/>
        </w:rPr>
        <w:t> </w:t>
      </w:r>
      <w:r>
        <w:rPr>
          <w:rStyle w:val="HTML"/>
          <w:rFonts w:ascii="Consolas" w:hAnsi="Consolas"/>
          <w:color w:val="333333"/>
          <w:sz w:val="20"/>
          <w:szCs w:val="20"/>
        </w:rPr>
        <w:t>本地</w:t>
      </w:r>
      <w:r>
        <w:rPr>
          <w:rStyle w:val="HTML"/>
          <w:rFonts w:ascii="Consolas" w:hAnsi="Consolas"/>
          <w:color w:val="333333"/>
          <w:sz w:val="20"/>
          <w:szCs w:val="20"/>
        </w:rPr>
        <w:t xml:space="preserve"> .git/config(L)</w:t>
      </w:r>
      <w:r>
        <w:rPr>
          <w:rFonts w:ascii="Segoe UI" w:hAnsi="Segoe UI" w:cs="Segoe UI"/>
          <w:color w:val="333333"/>
        </w:rPr>
        <w:t>，其实这个翻译为</w:t>
      </w:r>
      <w:r>
        <w:rPr>
          <w:rFonts w:ascii="Segoe UI" w:hAnsi="Segoe UI" w:cs="Segoe UI"/>
          <w:b/>
          <w:bCs/>
          <w:color w:val="333333"/>
        </w:rPr>
        <w:t>本地</w:t>
      </w:r>
      <w:r>
        <w:rPr>
          <w:rFonts w:ascii="Segoe UI" w:hAnsi="Segoe UI" w:cs="Segoe UI"/>
          <w:color w:val="333333"/>
        </w:rPr>
        <w:t>有点问题</w:t>
      </w:r>
      <w:r>
        <w:rPr>
          <w:rFonts w:ascii="Segoe UI" w:hAnsi="Segoe UI" w:cs="Segoe UI"/>
          <w:color w:val="333333"/>
        </w:rPr>
        <w:t>,</w:t>
      </w:r>
      <w:r>
        <w:rPr>
          <w:rFonts w:ascii="Segoe UI" w:hAnsi="Segoe UI" w:cs="Segoe UI"/>
          <w:color w:val="333333"/>
        </w:rPr>
        <w:t>应该叫</w:t>
      </w:r>
      <w:r>
        <w:rPr>
          <w:rStyle w:val="HTML"/>
          <w:rFonts w:ascii="Consolas" w:hAnsi="Consolas"/>
          <w:b/>
          <w:bCs/>
          <w:color w:val="333333"/>
          <w:sz w:val="20"/>
          <w:szCs w:val="20"/>
        </w:rPr>
        <w:t>局部</w:t>
      </w:r>
      <w:r>
        <w:rPr>
          <w:rFonts w:ascii="Segoe UI" w:hAnsi="Segoe UI" w:cs="Segoe UI"/>
          <w:color w:val="333333"/>
        </w:rPr>
        <w:t>,</w:t>
      </w:r>
      <w:r>
        <w:rPr>
          <w:rFonts w:ascii="Segoe UI" w:hAnsi="Segoe UI" w:cs="Segoe UI"/>
          <w:color w:val="333333"/>
        </w:rPr>
        <w:t>也就是在某个项目下面设置</w:t>
      </w:r>
      <w:r>
        <w:rPr>
          <w:rFonts w:ascii="Segoe UI" w:hAnsi="Segoe UI" w:cs="Segoe UI"/>
          <w:color w:val="333333"/>
        </w:rPr>
        <w:t>,</w:t>
      </w:r>
      <w:r>
        <w:rPr>
          <w:rFonts w:ascii="Segoe UI" w:hAnsi="Segoe UI" w:cs="Segoe UI"/>
          <w:color w:val="333333"/>
        </w:rPr>
        <w:t>只对此项目有效</w:t>
      </w:r>
      <w:r>
        <w:rPr>
          <w:rFonts w:ascii="Segoe UI" w:hAnsi="Segoe UI" w:cs="Segoe UI"/>
          <w:color w:val="333333"/>
        </w:rPr>
        <w:t>.</w:t>
      </w:r>
      <w:r>
        <w:rPr>
          <w:rFonts w:ascii="Segoe UI" w:hAnsi="Segoe UI" w:cs="Segoe UI"/>
          <w:color w:val="333333"/>
        </w:rPr>
        <w:t>配置是一样的</w:t>
      </w:r>
      <w:r>
        <w:rPr>
          <w:rFonts w:ascii="Segoe UI" w:hAnsi="Segoe UI" w:cs="Segoe UI"/>
          <w:color w:val="333333"/>
        </w:rPr>
        <w:t>.</w:t>
      </w:r>
    </w:p>
    <w:p w:rsidR="00631FCF" w:rsidRDefault="00631FCF" w:rsidP="00E027DA">
      <w:pPr>
        <w:widowControl/>
        <w:numPr>
          <w:ilvl w:val="0"/>
          <w:numId w:val="9"/>
        </w:numPr>
        <w:shd w:val="clear" w:color="auto" w:fill="FFFFFF"/>
        <w:spacing w:line="240" w:lineRule="atLeast"/>
        <w:ind w:left="0" w:firstLine="0"/>
        <w:jc w:val="left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b/>
          <w:bCs/>
          <w:color w:val="333333"/>
        </w:rPr>
        <w:t>用户名</w:t>
      </w:r>
      <w:r>
        <w:rPr>
          <w:rFonts w:ascii="Segoe UI" w:hAnsi="Segoe UI" w:cs="Segoe UI"/>
          <w:color w:val="333333"/>
        </w:rPr>
        <w:t xml:space="preserve">: </w:t>
      </w:r>
      <w:r>
        <w:rPr>
          <w:rFonts w:ascii="Segoe UI" w:hAnsi="Segoe UI" w:cs="Segoe UI"/>
          <w:color w:val="333333"/>
        </w:rPr>
        <w:t>就是你注册的账号</w:t>
      </w:r>
      <w:r>
        <w:rPr>
          <w:rFonts w:ascii="Segoe UI" w:hAnsi="Segoe UI" w:cs="Segoe UI"/>
          <w:color w:val="333333"/>
        </w:rPr>
        <w:t>,</w:t>
      </w:r>
      <w:r>
        <w:rPr>
          <w:rFonts w:ascii="Segoe UI" w:hAnsi="Segoe UI" w:cs="Segoe UI"/>
          <w:color w:val="333333"/>
        </w:rPr>
        <w:t>如</w:t>
      </w:r>
      <w:r>
        <w:rPr>
          <w:rFonts w:ascii="Segoe UI" w:hAnsi="Segoe UI" w:cs="Segoe UI"/>
          <w:color w:val="333333"/>
        </w:rPr>
        <w:t>: tiemaocsdn</w:t>
      </w:r>
    </w:p>
    <w:p w:rsidR="00631FCF" w:rsidRDefault="00631FCF" w:rsidP="00E027DA">
      <w:pPr>
        <w:widowControl/>
        <w:numPr>
          <w:ilvl w:val="0"/>
          <w:numId w:val="9"/>
        </w:numPr>
        <w:shd w:val="clear" w:color="auto" w:fill="FFFFFF"/>
        <w:spacing w:line="240" w:lineRule="atLeast"/>
        <w:ind w:left="0" w:firstLine="0"/>
        <w:jc w:val="left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b/>
          <w:bCs/>
          <w:color w:val="333333"/>
        </w:rPr>
        <w:t>密码</w:t>
      </w:r>
      <w:r>
        <w:rPr>
          <w:rFonts w:ascii="Segoe UI" w:hAnsi="Segoe UI" w:cs="Segoe UI"/>
          <w:color w:val="333333"/>
        </w:rPr>
        <w:t xml:space="preserve">: </w:t>
      </w:r>
      <w:r>
        <w:rPr>
          <w:rFonts w:ascii="Segoe UI" w:hAnsi="Segoe UI" w:cs="Segoe UI"/>
          <w:color w:val="333333"/>
        </w:rPr>
        <w:t>当然是注册时填写的密码</w:t>
      </w:r>
      <w:r>
        <w:rPr>
          <w:rFonts w:ascii="Segoe UI" w:hAnsi="Segoe UI" w:cs="Segoe UI"/>
          <w:color w:val="333333"/>
        </w:rPr>
        <w:t>: *********</w:t>
      </w:r>
    </w:p>
    <w:p w:rsidR="00631FCF" w:rsidRDefault="00631FCF" w:rsidP="00E027DA">
      <w:pPr>
        <w:widowControl/>
        <w:numPr>
          <w:ilvl w:val="0"/>
          <w:numId w:val="9"/>
        </w:numPr>
        <w:shd w:val="clear" w:color="auto" w:fill="FFFFFF"/>
        <w:spacing w:line="240" w:lineRule="atLeast"/>
        <w:ind w:left="0" w:firstLine="0"/>
        <w:jc w:val="left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b/>
          <w:bCs/>
          <w:color w:val="333333"/>
        </w:rPr>
        <w:t>Email</w:t>
      </w:r>
      <w:r>
        <w:rPr>
          <w:rFonts w:ascii="Segoe UI" w:hAnsi="Segoe UI" w:cs="Segoe UI"/>
          <w:color w:val="333333"/>
        </w:rPr>
        <w:t xml:space="preserve">: </w:t>
      </w:r>
      <w:r>
        <w:rPr>
          <w:rFonts w:ascii="Segoe UI" w:hAnsi="Segoe UI" w:cs="Segoe UI"/>
          <w:color w:val="333333"/>
        </w:rPr>
        <w:t>是你的联系邮箱</w:t>
      </w:r>
      <w:r>
        <w:rPr>
          <w:rFonts w:ascii="Segoe UI" w:hAnsi="Segoe UI" w:cs="Segoe UI"/>
          <w:color w:val="333333"/>
        </w:rPr>
        <w:t>,</w:t>
      </w:r>
      <w:r>
        <w:rPr>
          <w:rFonts w:ascii="Segoe UI" w:hAnsi="Segoe UI" w:cs="Segoe UI"/>
          <w:color w:val="333333"/>
        </w:rPr>
        <w:t>给别人联系你时使用</w:t>
      </w:r>
    </w:p>
    <w:p w:rsidR="00631FCF" w:rsidRDefault="00631FCF" w:rsidP="00E027DA">
      <w:pPr>
        <w:widowControl/>
        <w:numPr>
          <w:ilvl w:val="0"/>
          <w:numId w:val="9"/>
        </w:numPr>
        <w:shd w:val="clear" w:color="auto" w:fill="FFFFFF"/>
        <w:spacing w:line="240" w:lineRule="atLeast"/>
        <w:ind w:left="0" w:firstLine="0"/>
        <w:jc w:val="left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b/>
          <w:bCs/>
          <w:color w:val="333333"/>
        </w:rPr>
        <w:t>用户姓名</w:t>
      </w:r>
      <w:r>
        <w:rPr>
          <w:rFonts w:ascii="Segoe UI" w:hAnsi="Segoe UI" w:cs="Segoe UI"/>
          <w:b/>
          <w:bCs/>
          <w:color w:val="333333"/>
        </w:rPr>
        <w:t>/</w:t>
      </w:r>
      <w:r>
        <w:rPr>
          <w:rFonts w:ascii="Segoe UI" w:hAnsi="Segoe UI" w:cs="Segoe UI"/>
          <w:b/>
          <w:bCs/>
          <w:color w:val="333333"/>
        </w:rPr>
        <w:t>昵称</w:t>
      </w:r>
      <w:r>
        <w:rPr>
          <w:rFonts w:ascii="Segoe UI" w:hAnsi="Segoe UI" w:cs="Segoe UI"/>
          <w:color w:val="333333"/>
        </w:rPr>
        <w:t xml:space="preserve">: </w:t>
      </w:r>
      <w:r>
        <w:rPr>
          <w:rFonts w:ascii="Segoe UI" w:hAnsi="Segoe UI" w:cs="Segoe UI"/>
          <w:color w:val="333333"/>
        </w:rPr>
        <w:t>可以随便取</w:t>
      </w:r>
      <w:r>
        <w:rPr>
          <w:rFonts w:ascii="Segoe UI" w:hAnsi="Segoe UI" w:cs="Segoe UI"/>
          <w:color w:val="333333"/>
        </w:rPr>
        <w:t>,</w:t>
      </w:r>
      <w:r>
        <w:rPr>
          <w:rFonts w:ascii="Segoe UI" w:hAnsi="Segoe UI" w:cs="Segoe UI"/>
          <w:color w:val="333333"/>
        </w:rPr>
        <w:t>但最好有点意义</w:t>
      </w:r>
    </w:p>
    <w:p w:rsidR="00631FCF" w:rsidRDefault="00631FCF" w:rsidP="00E027DA">
      <w:pPr>
        <w:pStyle w:val="2"/>
        <w:pBdr>
          <w:bottom w:val="single" w:sz="6" w:space="4" w:color="EEEEEE"/>
        </w:pBdr>
        <w:shd w:val="clear" w:color="auto" w:fill="FFFFFF"/>
        <w:spacing w:before="0" w:after="0" w:line="240" w:lineRule="atLeast"/>
        <w:rPr>
          <w:rFonts w:ascii="Segoe UI" w:hAnsi="Segoe UI" w:cs="Segoe UI"/>
          <w:color w:val="333333"/>
        </w:rPr>
      </w:pPr>
      <w:bookmarkStart w:id="3" w:name="t3"/>
      <w:bookmarkEnd w:id="3"/>
      <w:r>
        <w:rPr>
          <w:rFonts w:ascii="Segoe UI" w:hAnsi="Segoe UI" w:cs="Segoe UI"/>
          <w:color w:val="333333"/>
        </w:rPr>
        <w:t>示例</w:t>
      </w:r>
    </w:p>
    <w:p w:rsidR="00631FCF" w:rsidRDefault="00631FCF" w:rsidP="00E027DA">
      <w:pPr>
        <w:pStyle w:val="a8"/>
        <w:shd w:val="clear" w:color="auto" w:fill="FFFFFF"/>
        <w:spacing w:after="0" w:line="240" w:lineRule="atLeast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克隆一个项目</w:t>
      </w:r>
      <w:r>
        <w:rPr>
          <w:rFonts w:ascii="Segoe UI" w:hAnsi="Segoe UI" w:cs="Segoe UI"/>
          <w:color w:val="333333"/>
        </w:rPr>
        <w:t>:</w:t>
      </w:r>
    </w:p>
    <w:p w:rsidR="00631FCF" w:rsidRDefault="00631FCF" w:rsidP="00E027DA">
      <w:pPr>
        <w:pStyle w:val="a8"/>
        <w:shd w:val="clear" w:color="auto" w:fill="FFFFFF"/>
        <w:spacing w:after="0" w:line="240" w:lineRule="atLeast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lastRenderedPageBreak/>
        <w:t>在工作目录下</w:t>
      </w:r>
      <w:r>
        <w:rPr>
          <w:rFonts w:ascii="Segoe UI" w:hAnsi="Segoe UI" w:cs="Segoe UI"/>
          <w:color w:val="333333"/>
        </w:rPr>
        <w:t>,</w:t>
      </w:r>
      <w:r>
        <w:rPr>
          <w:rFonts w:ascii="Segoe UI" w:hAnsi="Segoe UI" w:cs="Segoe UI"/>
          <w:color w:val="333333"/>
        </w:rPr>
        <w:t>如</w:t>
      </w:r>
      <w:r>
        <w:rPr>
          <w:rFonts w:ascii="Segoe UI" w:hAnsi="Segoe UI" w:cs="Segoe UI"/>
          <w:color w:val="333333"/>
        </w:rPr>
        <w:t xml:space="preserve"> “</w:t>
      </w:r>
      <w:r>
        <w:rPr>
          <w:rStyle w:val="HTML"/>
          <w:rFonts w:ascii="Consolas" w:hAnsi="Consolas"/>
          <w:color w:val="333333"/>
          <w:sz w:val="20"/>
          <w:szCs w:val="20"/>
        </w:rPr>
        <w:t>F:\STUDY\GIT_STUDY</w:t>
      </w:r>
      <w:r>
        <w:rPr>
          <w:rFonts w:ascii="Segoe UI" w:hAnsi="Segoe UI" w:cs="Segoe UI"/>
          <w:color w:val="333333"/>
        </w:rPr>
        <w:t>”</w:t>
      </w:r>
      <w:r>
        <w:rPr>
          <w:rFonts w:ascii="Segoe UI" w:hAnsi="Segoe UI" w:cs="Segoe UI"/>
          <w:color w:val="333333"/>
        </w:rPr>
        <w:t>中</w:t>
      </w:r>
      <w:r>
        <w:rPr>
          <w:rFonts w:ascii="Segoe UI" w:hAnsi="Segoe UI" w:cs="Segoe UI"/>
          <w:color w:val="333333"/>
        </w:rPr>
        <w:t>,</w:t>
      </w:r>
      <w:r>
        <w:rPr>
          <w:rFonts w:ascii="Segoe UI" w:hAnsi="Segoe UI" w:cs="Segoe UI"/>
          <w:color w:val="333333"/>
        </w:rPr>
        <w:t>鼠标右键点击空白处</w:t>
      </w:r>
      <w:r>
        <w:rPr>
          <w:rFonts w:ascii="Segoe UI" w:hAnsi="Segoe UI" w:cs="Segoe UI"/>
          <w:color w:val="333333"/>
        </w:rPr>
        <w:t>,</w:t>
      </w:r>
      <w:r>
        <w:rPr>
          <w:rFonts w:ascii="Segoe UI" w:hAnsi="Segoe UI" w:cs="Segoe UI"/>
          <w:color w:val="333333"/>
        </w:rPr>
        <w:t>选择</w:t>
      </w:r>
      <w:r>
        <w:rPr>
          <w:rFonts w:ascii="Segoe UI" w:hAnsi="Segoe UI" w:cs="Segoe UI"/>
          <w:color w:val="333333"/>
        </w:rPr>
        <w:t xml:space="preserve">: TortoiseGit --&gt; </w:t>
      </w:r>
      <w:r>
        <w:rPr>
          <w:rFonts w:ascii="Segoe UI" w:hAnsi="Segoe UI" w:cs="Segoe UI"/>
          <w:color w:val="333333"/>
        </w:rPr>
        <w:t>克隆</w:t>
      </w:r>
      <w:r>
        <w:rPr>
          <w:rFonts w:ascii="Segoe UI" w:hAnsi="Segoe UI" w:cs="Segoe UI"/>
          <w:color w:val="333333"/>
        </w:rPr>
        <w:t xml:space="preserve">...(clone...) </w:t>
      </w:r>
      <w:r>
        <w:rPr>
          <w:rFonts w:ascii="Segoe UI" w:hAnsi="Segoe UI" w:cs="Segoe UI"/>
          <w:color w:val="333333"/>
        </w:rPr>
        <w:t>；则会弹出克隆对话框</w:t>
      </w:r>
      <w:r>
        <w:rPr>
          <w:rFonts w:ascii="Segoe UI" w:hAnsi="Segoe UI" w:cs="Segoe UI"/>
          <w:color w:val="333333"/>
        </w:rPr>
        <w:t>,</w:t>
      </w:r>
      <w:r>
        <w:rPr>
          <w:rFonts w:ascii="Segoe UI" w:hAnsi="Segoe UI" w:cs="Segoe UI"/>
          <w:color w:val="333333"/>
        </w:rPr>
        <w:t>如下图所示</w:t>
      </w:r>
      <w:r>
        <w:rPr>
          <w:rFonts w:ascii="Segoe UI" w:hAnsi="Segoe UI" w:cs="Segoe UI"/>
          <w:color w:val="333333"/>
        </w:rPr>
        <w:t>:</w:t>
      </w:r>
    </w:p>
    <w:p w:rsidR="00631FCF" w:rsidRDefault="00631FCF" w:rsidP="00E027DA">
      <w:pPr>
        <w:pStyle w:val="a8"/>
        <w:shd w:val="clear" w:color="auto" w:fill="FFFFFF"/>
        <w:spacing w:after="0" w:line="240" w:lineRule="atLeast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noProof/>
          <w:color w:val="4078C0"/>
        </w:rPr>
        <w:drawing>
          <wp:inline distT="0" distB="0" distL="0" distR="0" wp14:anchorId="0DECB5D2" wp14:editId="4D07F9F4">
            <wp:extent cx="5286375" cy="3733800"/>
            <wp:effectExtent l="19050" t="0" r="9525" b="0"/>
            <wp:docPr id="48" name="图片 48" descr="https://github.com/cncounter/translation/raw/master/tiemao_2014/GitHelp/213_CloneRepository.png">
              <a:hlinkClick xmlns:a="http://schemas.openxmlformats.org/drawingml/2006/main" r:id="rId6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https://github.com/cncounter/translation/raw/master/tiemao_2014/GitHelp/213_CloneRepository.png">
                      <a:hlinkClick r:id="rId6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1FCF" w:rsidRDefault="00631FCF" w:rsidP="00E027DA">
      <w:pPr>
        <w:pStyle w:val="a8"/>
        <w:shd w:val="clear" w:color="auto" w:fill="FFFFFF"/>
        <w:spacing w:after="0" w:line="240" w:lineRule="atLeast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在</w:t>
      </w:r>
      <w:r>
        <w:rPr>
          <w:rFonts w:ascii="Segoe UI" w:hAnsi="Segoe UI" w:cs="Segoe UI"/>
          <w:color w:val="333333"/>
        </w:rPr>
        <w:t>URL</w:t>
      </w:r>
      <w:r>
        <w:rPr>
          <w:rFonts w:ascii="Segoe UI" w:hAnsi="Segoe UI" w:cs="Segoe UI"/>
          <w:color w:val="333333"/>
        </w:rPr>
        <w:t>中填写项目的访问地址</w:t>
      </w:r>
      <w:r>
        <w:rPr>
          <w:rFonts w:ascii="Segoe UI" w:hAnsi="Segoe UI" w:cs="Segoe UI"/>
          <w:color w:val="333333"/>
        </w:rPr>
        <w:t>,</w:t>
      </w:r>
      <w:r>
        <w:rPr>
          <w:rFonts w:ascii="Segoe UI" w:hAnsi="Segoe UI" w:cs="Segoe UI"/>
          <w:color w:val="333333"/>
        </w:rPr>
        <w:t>如</w:t>
      </w:r>
      <w:r>
        <w:rPr>
          <w:rFonts w:ascii="Segoe UI" w:hAnsi="Segoe UI" w:cs="Segoe UI"/>
          <w:color w:val="333333"/>
        </w:rPr>
        <w:t>:</w:t>
      </w:r>
    </w:p>
    <w:p w:rsidR="00631FCF" w:rsidRDefault="00631FCF" w:rsidP="00E027DA">
      <w:pPr>
        <w:pStyle w:val="HTML0"/>
        <w:shd w:val="clear" w:color="auto" w:fill="F7F7F7"/>
        <w:spacing w:line="240" w:lineRule="atLeast"/>
        <w:rPr>
          <w:rStyle w:val="HTML"/>
          <w:rFonts w:ascii="Consolas" w:hAnsi="Consolas"/>
          <w:color w:val="333333"/>
          <w:sz w:val="20"/>
          <w:szCs w:val="20"/>
        </w:rPr>
      </w:pPr>
      <w:r>
        <w:rPr>
          <w:rStyle w:val="HTML"/>
          <w:rFonts w:ascii="Consolas" w:hAnsi="Consolas"/>
          <w:color w:val="333333"/>
          <w:sz w:val="20"/>
          <w:szCs w:val="20"/>
        </w:rPr>
        <w:t>https://github.com/cncounter/translation.git</w:t>
      </w:r>
    </w:p>
    <w:p w:rsidR="00631FCF" w:rsidRDefault="00631FCF" w:rsidP="00E027DA">
      <w:pPr>
        <w:pStyle w:val="a8"/>
        <w:shd w:val="clear" w:color="auto" w:fill="FFFFFF"/>
        <w:spacing w:after="0" w:line="240" w:lineRule="atLeast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本地目录</w:t>
      </w:r>
      <w:r>
        <w:rPr>
          <w:rFonts w:ascii="Segoe UI" w:hAnsi="Segoe UI" w:cs="Segoe UI"/>
          <w:color w:val="333333"/>
        </w:rPr>
        <w:t>,</w:t>
      </w:r>
      <w:r>
        <w:rPr>
          <w:rFonts w:ascii="Segoe UI" w:hAnsi="Segoe UI" w:cs="Segoe UI"/>
          <w:color w:val="333333"/>
        </w:rPr>
        <w:t>你也可以自己选择</w:t>
      </w:r>
      <w:r>
        <w:rPr>
          <w:rFonts w:ascii="Segoe UI" w:hAnsi="Segoe UI" w:cs="Segoe UI"/>
          <w:color w:val="333333"/>
        </w:rPr>
        <w:t>,</w:t>
      </w:r>
      <w:r>
        <w:rPr>
          <w:rFonts w:ascii="Segoe UI" w:hAnsi="Segoe UI" w:cs="Segoe UI"/>
          <w:color w:val="333333"/>
        </w:rPr>
        <w:t>一般默认即可</w:t>
      </w:r>
      <w:r>
        <w:rPr>
          <w:rFonts w:ascii="Segoe UI" w:hAnsi="Segoe UI" w:cs="Segoe UI"/>
          <w:color w:val="333333"/>
        </w:rPr>
        <w:t>.</w:t>
      </w:r>
      <w:r>
        <w:rPr>
          <w:rFonts w:ascii="Segoe UI" w:hAnsi="Segoe UI" w:cs="Segoe UI"/>
          <w:color w:val="333333"/>
        </w:rPr>
        <w:t>然后点击</w:t>
      </w:r>
      <w:r>
        <w:rPr>
          <w:rFonts w:ascii="Segoe UI" w:hAnsi="Segoe UI" w:cs="Segoe UI"/>
          <w:color w:val="333333"/>
        </w:rPr>
        <w:t>"</w:t>
      </w:r>
      <w:r>
        <w:rPr>
          <w:rFonts w:ascii="Segoe UI" w:hAnsi="Segoe UI" w:cs="Segoe UI"/>
          <w:color w:val="333333"/>
        </w:rPr>
        <w:t>确定</w:t>
      </w:r>
      <w:r>
        <w:rPr>
          <w:rFonts w:ascii="Segoe UI" w:hAnsi="Segoe UI" w:cs="Segoe UI"/>
          <w:color w:val="333333"/>
        </w:rPr>
        <w:t>"</w:t>
      </w:r>
      <w:r>
        <w:rPr>
          <w:rFonts w:ascii="Segoe UI" w:hAnsi="Segoe UI" w:cs="Segoe UI"/>
          <w:color w:val="333333"/>
        </w:rPr>
        <w:t>按钮</w:t>
      </w:r>
      <w:r>
        <w:rPr>
          <w:rFonts w:ascii="Segoe UI" w:hAnsi="Segoe UI" w:cs="Segoe UI"/>
          <w:color w:val="333333"/>
        </w:rPr>
        <w:t>,</w:t>
      </w:r>
      <w:r>
        <w:rPr>
          <w:rFonts w:ascii="Segoe UI" w:hAnsi="Segoe UI" w:cs="Segoe UI"/>
          <w:color w:val="333333"/>
        </w:rPr>
        <w:t>开始克隆项目</w:t>
      </w:r>
      <w:r>
        <w:rPr>
          <w:rFonts w:ascii="Segoe UI" w:hAnsi="Segoe UI" w:cs="Segoe UI"/>
          <w:color w:val="333333"/>
        </w:rPr>
        <w:t xml:space="preserve">. </w:t>
      </w:r>
      <w:r>
        <w:rPr>
          <w:rFonts w:ascii="Segoe UI" w:hAnsi="Segoe UI" w:cs="Segoe UI"/>
          <w:color w:val="333333"/>
        </w:rPr>
        <w:t>根据项目大小</w:t>
      </w:r>
      <w:r>
        <w:rPr>
          <w:rFonts w:ascii="Segoe UI" w:hAnsi="Segoe UI" w:cs="Segoe UI"/>
          <w:color w:val="333333"/>
        </w:rPr>
        <w:t>,</w:t>
      </w:r>
      <w:r>
        <w:rPr>
          <w:rFonts w:ascii="Segoe UI" w:hAnsi="Segoe UI" w:cs="Segoe UI"/>
          <w:color w:val="333333"/>
        </w:rPr>
        <w:t>时间会不一样</w:t>
      </w:r>
      <w:r>
        <w:rPr>
          <w:rFonts w:ascii="Segoe UI" w:hAnsi="Segoe UI" w:cs="Segoe UI"/>
          <w:color w:val="333333"/>
        </w:rPr>
        <w:t xml:space="preserve">. </w:t>
      </w:r>
      <w:r>
        <w:rPr>
          <w:rFonts w:ascii="Segoe UI" w:hAnsi="Segoe UI" w:cs="Segoe UI"/>
          <w:color w:val="333333"/>
        </w:rPr>
        <w:t>克隆完成后</w:t>
      </w:r>
      <w:r>
        <w:rPr>
          <w:rFonts w:ascii="Segoe UI" w:hAnsi="Segoe UI" w:cs="Segoe UI"/>
          <w:color w:val="333333"/>
        </w:rPr>
        <w:t>,</w:t>
      </w:r>
      <w:r>
        <w:rPr>
          <w:rFonts w:ascii="Segoe UI" w:hAnsi="Segoe UI" w:cs="Segoe UI"/>
          <w:color w:val="333333"/>
        </w:rPr>
        <w:t>如果没有错误</w:t>
      </w:r>
      <w:r>
        <w:rPr>
          <w:rFonts w:ascii="Segoe UI" w:hAnsi="Segoe UI" w:cs="Segoe UI"/>
          <w:color w:val="333333"/>
        </w:rPr>
        <w:t>,</w:t>
      </w:r>
      <w:r>
        <w:rPr>
          <w:rFonts w:ascii="Segoe UI" w:hAnsi="Segoe UI" w:cs="Segoe UI"/>
          <w:color w:val="333333"/>
        </w:rPr>
        <w:t>会给出提示</w:t>
      </w:r>
      <w:r>
        <w:rPr>
          <w:rFonts w:ascii="Segoe UI" w:hAnsi="Segoe UI" w:cs="Segoe UI"/>
          <w:color w:val="333333"/>
        </w:rPr>
        <w:t>:</w:t>
      </w:r>
    </w:p>
    <w:p w:rsidR="00631FCF" w:rsidRDefault="00631FCF" w:rsidP="00E027DA">
      <w:pPr>
        <w:pStyle w:val="a8"/>
        <w:shd w:val="clear" w:color="auto" w:fill="FFFFFF"/>
        <w:spacing w:after="0" w:line="240" w:lineRule="atLeast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noProof/>
          <w:color w:val="4078C0"/>
        </w:rPr>
        <w:lastRenderedPageBreak/>
        <w:drawing>
          <wp:inline distT="0" distB="0" distL="0" distR="0" wp14:anchorId="460CD61D" wp14:editId="757EF385">
            <wp:extent cx="4886325" cy="3286125"/>
            <wp:effectExtent l="19050" t="0" r="9525" b="0"/>
            <wp:docPr id="49" name="图片 49" descr="https://github.com/cncounter/translation/raw/master/tiemao_2014/GitHelp/215_cloneok.png">
              <a:hlinkClick xmlns:a="http://schemas.openxmlformats.org/drawingml/2006/main" r:id="rId6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s://github.com/cncounter/translation/raw/master/tiemao_2014/GitHelp/215_cloneok.png">
                      <a:hlinkClick r:id="rId6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3286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1FCF" w:rsidRDefault="00631FCF" w:rsidP="0040370F">
      <w:pPr>
        <w:widowControl/>
        <w:shd w:val="clear" w:color="auto" w:fill="FFFFFF"/>
        <w:spacing w:line="240" w:lineRule="atLeast"/>
        <w:jc w:val="left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b/>
          <w:bCs/>
          <w:color w:val="333333"/>
        </w:rPr>
        <w:t>克隆</w:t>
      </w:r>
      <w:r>
        <w:rPr>
          <w:rFonts w:ascii="Segoe UI" w:hAnsi="Segoe UI" w:cs="Segoe UI"/>
          <w:color w:val="333333"/>
        </w:rPr>
        <w:t xml:space="preserve">: </w:t>
      </w:r>
      <w:r>
        <w:rPr>
          <w:rFonts w:ascii="Segoe UI" w:hAnsi="Segoe UI" w:cs="Segoe UI"/>
          <w:color w:val="333333"/>
        </w:rPr>
        <w:t>就类似于拷贝</w:t>
      </w:r>
      <w:r>
        <w:rPr>
          <w:rFonts w:ascii="Segoe UI" w:hAnsi="Segoe UI" w:cs="Segoe UI"/>
          <w:color w:val="333333"/>
        </w:rPr>
        <w:t>,</w:t>
      </w:r>
      <w:r>
        <w:rPr>
          <w:rFonts w:ascii="Segoe UI" w:hAnsi="Segoe UI" w:cs="Segoe UI"/>
          <w:color w:val="333333"/>
        </w:rPr>
        <w:t>但是因为</w:t>
      </w:r>
      <w:r>
        <w:rPr>
          <w:rFonts w:ascii="Segoe UI" w:hAnsi="Segoe UI" w:cs="Segoe UI"/>
          <w:color w:val="333333"/>
        </w:rPr>
        <w:t>SVN,Git</w:t>
      </w:r>
      <w:r>
        <w:rPr>
          <w:rFonts w:ascii="Segoe UI" w:hAnsi="Segoe UI" w:cs="Segoe UI"/>
          <w:color w:val="333333"/>
        </w:rPr>
        <w:t>之类的版本库存储时都是一个</w:t>
      </w:r>
      <w:r>
        <w:rPr>
          <w:rFonts w:ascii="Segoe UI" w:hAnsi="Segoe UI" w:cs="Segoe UI"/>
          <w:color w:val="333333"/>
        </w:rPr>
        <w:t>(</w:t>
      </w:r>
      <w:r>
        <w:rPr>
          <w:rFonts w:ascii="Segoe UI" w:hAnsi="Segoe UI" w:cs="Segoe UI"/>
          <w:color w:val="333333"/>
        </w:rPr>
        <w:t>数据</w:t>
      </w:r>
      <w:r>
        <w:rPr>
          <w:rFonts w:ascii="Segoe UI" w:hAnsi="Segoe UI" w:cs="Segoe UI"/>
          <w:color w:val="333333"/>
        </w:rPr>
        <w:t>)</w:t>
      </w:r>
      <w:r>
        <w:rPr>
          <w:rFonts w:ascii="Segoe UI" w:hAnsi="Segoe UI" w:cs="Segoe UI"/>
          <w:color w:val="333333"/>
        </w:rPr>
        <w:t>库</w:t>
      </w:r>
      <w:r>
        <w:rPr>
          <w:rFonts w:ascii="Segoe UI" w:hAnsi="Segoe UI" w:cs="Segoe UI"/>
          <w:color w:val="333333"/>
        </w:rPr>
        <w:t>,</w:t>
      </w:r>
      <w:r>
        <w:rPr>
          <w:rFonts w:ascii="Segoe UI" w:hAnsi="Segoe UI" w:cs="Segoe UI"/>
          <w:color w:val="333333"/>
        </w:rPr>
        <w:t>所以叫克隆</w:t>
      </w:r>
      <w:r>
        <w:rPr>
          <w:rFonts w:ascii="Segoe UI" w:hAnsi="Segoe UI" w:cs="Segoe UI"/>
          <w:color w:val="333333"/>
        </w:rPr>
        <w:t>.</w:t>
      </w:r>
    </w:p>
    <w:p w:rsidR="00631FCF" w:rsidRDefault="00631FCF" w:rsidP="0040370F">
      <w:pPr>
        <w:widowControl/>
        <w:shd w:val="clear" w:color="auto" w:fill="FFFFFF"/>
        <w:spacing w:line="240" w:lineRule="atLeast"/>
        <w:jc w:val="left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b/>
          <w:bCs/>
          <w:color w:val="333333"/>
        </w:rPr>
        <w:t>Git</w:t>
      </w:r>
      <w:r>
        <w:rPr>
          <w:rFonts w:ascii="Segoe UI" w:hAnsi="Segoe UI" w:cs="Segoe UI"/>
          <w:b/>
          <w:bCs/>
          <w:color w:val="333333"/>
        </w:rPr>
        <w:t>项目的</w:t>
      </w:r>
      <w:r>
        <w:rPr>
          <w:rFonts w:ascii="Segoe UI" w:hAnsi="Segoe UI" w:cs="Segoe UI"/>
          <w:b/>
          <w:bCs/>
          <w:color w:val="333333"/>
        </w:rPr>
        <w:t>URL</w:t>
      </w:r>
      <w:r>
        <w:rPr>
          <w:rFonts w:ascii="Segoe UI" w:hAnsi="Segoe UI" w:cs="Segoe UI"/>
          <w:color w:val="333333"/>
        </w:rPr>
        <w:t xml:space="preserve">: </w:t>
      </w:r>
      <w:r>
        <w:rPr>
          <w:rFonts w:ascii="Segoe UI" w:hAnsi="Segoe UI" w:cs="Segoe UI"/>
          <w:color w:val="333333"/>
        </w:rPr>
        <w:t>可以在线访问</w:t>
      </w:r>
      <w:r>
        <w:rPr>
          <w:rFonts w:ascii="Segoe UI" w:hAnsi="Segoe UI" w:cs="Segoe UI"/>
          <w:color w:val="333333"/>
        </w:rPr>
        <w:t>Git</w:t>
      </w:r>
      <w:r>
        <w:rPr>
          <w:rFonts w:ascii="Segoe UI" w:hAnsi="Segoe UI" w:cs="Segoe UI"/>
          <w:color w:val="333333"/>
        </w:rPr>
        <w:t>项目页面</w:t>
      </w:r>
      <w:r>
        <w:rPr>
          <w:rFonts w:ascii="Segoe UI" w:hAnsi="Segoe UI" w:cs="Segoe UI"/>
          <w:color w:val="333333"/>
        </w:rPr>
        <w:t>,</w:t>
      </w:r>
      <w:r>
        <w:rPr>
          <w:rFonts w:ascii="Segoe UI" w:hAnsi="Segoe UI" w:cs="Segoe UI"/>
          <w:color w:val="333333"/>
        </w:rPr>
        <w:t>在右侧可以看到</w:t>
      </w:r>
      <w:r>
        <w:rPr>
          <w:rFonts w:ascii="Segoe UI" w:hAnsi="Segoe UI" w:cs="Segoe UI"/>
          <w:color w:val="333333"/>
        </w:rPr>
        <w:t>SSH, HTTPS, SVN</w:t>
      </w:r>
      <w:r>
        <w:rPr>
          <w:rFonts w:ascii="Segoe UI" w:hAnsi="Segoe UI" w:cs="Segoe UI"/>
          <w:color w:val="333333"/>
        </w:rPr>
        <w:t>的访问路径</w:t>
      </w:r>
      <w:r>
        <w:rPr>
          <w:rFonts w:ascii="Segoe UI" w:hAnsi="Segoe UI" w:cs="Segoe UI"/>
          <w:color w:val="333333"/>
        </w:rPr>
        <w:t>.</w:t>
      </w:r>
    </w:p>
    <w:p w:rsidR="00631FCF" w:rsidRDefault="00631FCF" w:rsidP="00E027DA">
      <w:pPr>
        <w:pStyle w:val="a8"/>
        <w:shd w:val="clear" w:color="auto" w:fill="FFFFFF"/>
        <w:spacing w:after="0" w:line="240" w:lineRule="atLeast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例如</w:t>
      </w:r>
      <w:r>
        <w:rPr>
          <w:rFonts w:ascii="Segoe UI" w:hAnsi="Segoe UI" w:cs="Segoe UI"/>
          <w:color w:val="333333"/>
        </w:rPr>
        <w:t>:</w:t>
      </w:r>
    </w:p>
    <w:p w:rsidR="00631FCF" w:rsidRDefault="00631FCF" w:rsidP="00E027DA">
      <w:pPr>
        <w:widowControl/>
        <w:numPr>
          <w:ilvl w:val="0"/>
          <w:numId w:val="11"/>
        </w:numPr>
        <w:shd w:val="clear" w:color="auto" w:fill="FFFFFF"/>
        <w:spacing w:line="240" w:lineRule="atLeast"/>
        <w:ind w:left="0" w:firstLine="0"/>
        <w:jc w:val="left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页面地址</w:t>
      </w:r>
      <w:r>
        <w:rPr>
          <w:rFonts w:ascii="Segoe UI" w:hAnsi="Segoe UI" w:cs="Segoe UI"/>
          <w:color w:val="333333"/>
        </w:rPr>
        <w:t>: </w:t>
      </w:r>
      <w:hyperlink r:id="rId67" w:tgtFrame="_blank" w:history="1">
        <w:r>
          <w:rPr>
            <w:rStyle w:val="a7"/>
            <w:rFonts w:ascii="Segoe UI" w:hAnsi="Segoe UI" w:cs="Segoe UI"/>
            <w:color w:val="4078C0"/>
          </w:rPr>
          <w:t>https://github.com/cncounter/translation</w:t>
        </w:r>
      </w:hyperlink>
    </w:p>
    <w:p w:rsidR="00631FCF" w:rsidRDefault="00631FCF" w:rsidP="00E027DA">
      <w:pPr>
        <w:widowControl/>
        <w:numPr>
          <w:ilvl w:val="0"/>
          <w:numId w:val="11"/>
        </w:numPr>
        <w:shd w:val="clear" w:color="auto" w:fill="FFFFFF"/>
        <w:spacing w:line="240" w:lineRule="atLeast"/>
        <w:ind w:left="0" w:firstLine="0"/>
        <w:jc w:val="left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HTTPS : </w:t>
      </w:r>
      <w:hyperlink r:id="rId68" w:tgtFrame="_blank" w:history="1">
        <w:r>
          <w:rPr>
            <w:rStyle w:val="a7"/>
            <w:rFonts w:ascii="Segoe UI" w:hAnsi="Segoe UI" w:cs="Segoe UI"/>
            <w:color w:val="4078C0"/>
          </w:rPr>
          <w:t>https://github.com/cncounter/translation.git</w:t>
        </w:r>
      </w:hyperlink>
    </w:p>
    <w:p w:rsidR="00631FCF" w:rsidRDefault="00631FCF" w:rsidP="00E027DA">
      <w:pPr>
        <w:widowControl/>
        <w:numPr>
          <w:ilvl w:val="0"/>
          <w:numId w:val="11"/>
        </w:numPr>
        <w:shd w:val="clear" w:color="auto" w:fill="FFFFFF"/>
        <w:spacing w:line="240" w:lineRule="atLeast"/>
        <w:ind w:left="0" w:firstLine="0"/>
        <w:jc w:val="left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SSH : git@github.com:cncounter/translation.git</w:t>
      </w:r>
    </w:p>
    <w:p w:rsidR="00631FCF" w:rsidRDefault="00631FCF" w:rsidP="00E027DA">
      <w:pPr>
        <w:widowControl/>
        <w:numPr>
          <w:ilvl w:val="0"/>
          <w:numId w:val="11"/>
        </w:numPr>
        <w:shd w:val="clear" w:color="auto" w:fill="FFFFFF"/>
        <w:spacing w:line="240" w:lineRule="atLeast"/>
        <w:ind w:left="0" w:firstLine="0"/>
        <w:jc w:val="left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SVN : </w:t>
      </w:r>
      <w:hyperlink r:id="rId69" w:tgtFrame="_blank" w:history="1">
        <w:r>
          <w:rPr>
            <w:rStyle w:val="a7"/>
            <w:rFonts w:ascii="Segoe UI" w:hAnsi="Segoe UI" w:cs="Segoe UI"/>
            <w:color w:val="4078C0"/>
          </w:rPr>
          <w:t>https://github.com/cncounter/translation</w:t>
        </w:r>
      </w:hyperlink>
    </w:p>
    <w:p w:rsidR="00631FCF" w:rsidRDefault="00631FCF" w:rsidP="00E027DA">
      <w:pPr>
        <w:pStyle w:val="a8"/>
        <w:shd w:val="clear" w:color="auto" w:fill="FFFFFF"/>
        <w:spacing w:after="0" w:line="240" w:lineRule="atLeast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可以发现</w:t>
      </w:r>
      <w:r>
        <w:rPr>
          <w:rFonts w:ascii="Segoe UI" w:hAnsi="Segoe UI" w:cs="Segoe UI"/>
          <w:color w:val="333333"/>
        </w:rPr>
        <w:t>,</w:t>
      </w:r>
      <w:r>
        <w:rPr>
          <w:rFonts w:ascii="Segoe UI" w:hAnsi="Segoe UI" w:cs="Segoe UI"/>
          <w:color w:val="333333"/>
        </w:rPr>
        <w:t>大同小异</w:t>
      </w:r>
      <w:r>
        <w:rPr>
          <w:rFonts w:ascii="Segoe UI" w:hAnsi="Segoe UI" w:cs="Segoe UI"/>
          <w:color w:val="333333"/>
        </w:rPr>
        <w:t xml:space="preserve">. </w:t>
      </w:r>
      <w:r>
        <w:rPr>
          <w:rFonts w:ascii="Segoe UI" w:hAnsi="Segoe UI" w:cs="Segoe UI"/>
          <w:color w:val="333333"/>
        </w:rPr>
        <w:t>如下图所示</w:t>
      </w:r>
      <w:r>
        <w:rPr>
          <w:rFonts w:ascii="Segoe UI" w:hAnsi="Segoe UI" w:cs="Segoe UI"/>
          <w:color w:val="333333"/>
        </w:rPr>
        <w:t>:</w:t>
      </w:r>
    </w:p>
    <w:p w:rsidR="00631FCF" w:rsidRDefault="00631FCF" w:rsidP="00E027DA">
      <w:pPr>
        <w:pStyle w:val="a8"/>
        <w:shd w:val="clear" w:color="auto" w:fill="FFFFFF"/>
        <w:spacing w:after="0" w:line="240" w:lineRule="atLeast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noProof/>
          <w:color w:val="4078C0"/>
        </w:rPr>
        <w:drawing>
          <wp:inline distT="0" distB="0" distL="0" distR="0" wp14:anchorId="22511F1E" wp14:editId="1D2387A9">
            <wp:extent cx="2619375" cy="2657475"/>
            <wp:effectExtent l="19050" t="0" r="9525" b="0"/>
            <wp:docPr id="50" name="图片 50" descr="https://github.com/cncounter/translation/raw/master/tiemao_2014/GitHelp/214_cloneurl.png">
              <a:hlinkClick xmlns:a="http://schemas.openxmlformats.org/drawingml/2006/main" r:id="rId7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https://github.com/cncounter/translation/raw/master/tiemao_2014/GitHelp/214_cloneurl.png">
                      <a:hlinkClick r:id="rId7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2657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1FCF" w:rsidRDefault="00631FCF" w:rsidP="00E027DA">
      <w:pPr>
        <w:widowControl/>
        <w:spacing w:line="240" w:lineRule="atLeast"/>
        <w:jc w:val="left"/>
      </w:pPr>
      <w:r>
        <w:br w:type="page"/>
      </w:r>
    </w:p>
    <w:p w:rsidR="00631FCF" w:rsidRPr="008C74DA" w:rsidRDefault="008722B7" w:rsidP="008C74DA">
      <w:pPr>
        <w:pStyle w:val="1"/>
        <w:spacing w:before="0" w:beforeAutospacing="0" w:after="0" w:afterAutospacing="0" w:line="240" w:lineRule="atLeast"/>
        <w:rPr>
          <w:rStyle w:val="linktitle"/>
        </w:rPr>
      </w:pPr>
      <w:hyperlink r:id="rId72" w:history="1">
        <w:r w:rsidR="00631FCF">
          <w:rPr>
            <w:rStyle w:val="linktitle"/>
            <w:rFonts w:ascii="微软雅黑" w:eastAsia="微软雅黑" w:hAnsi="微软雅黑" w:cs="Arial" w:hint="eastAsia"/>
            <w:color w:val="000000"/>
            <w:sz w:val="30"/>
            <w:szCs w:val="30"/>
          </w:rPr>
          <w:t xml:space="preserve">3. Git与TortoiseGit基本操作 </w:t>
        </w:r>
      </w:hyperlink>
    </w:p>
    <w:p w:rsidR="00631FCF" w:rsidRDefault="008722B7" w:rsidP="00E027DA">
      <w:pPr>
        <w:widowControl/>
        <w:numPr>
          <w:ilvl w:val="0"/>
          <w:numId w:val="12"/>
        </w:numPr>
        <w:shd w:val="clear" w:color="auto" w:fill="EEEEEE"/>
        <w:spacing w:line="240" w:lineRule="atLeast"/>
        <w:ind w:left="0" w:firstLine="0"/>
        <w:jc w:val="left"/>
        <w:rPr>
          <w:rFonts w:ascii="Arial" w:hAnsi="Arial" w:cs="Arial"/>
          <w:vanish/>
          <w:color w:val="333333"/>
          <w:sz w:val="18"/>
          <w:szCs w:val="18"/>
        </w:rPr>
      </w:pPr>
      <w:hyperlink r:id="rId73" w:anchor="t0" w:history="1">
        <w:r w:rsidR="00631FCF">
          <w:rPr>
            <w:rStyle w:val="a7"/>
            <w:rFonts w:ascii="Arial" w:hAnsi="Arial" w:cs="Arial"/>
            <w:vanish/>
            <w:sz w:val="18"/>
            <w:szCs w:val="18"/>
          </w:rPr>
          <w:t>GitHub</w:t>
        </w:r>
        <w:r w:rsidR="00631FCF">
          <w:rPr>
            <w:rStyle w:val="a7"/>
            <w:rFonts w:ascii="Arial" w:hAnsi="Arial" w:cs="Arial"/>
            <w:vanish/>
            <w:sz w:val="18"/>
            <w:szCs w:val="18"/>
          </w:rPr>
          <w:t>操作</w:t>
        </w:r>
      </w:hyperlink>
    </w:p>
    <w:p w:rsidR="00631FCF" w:rsidRDefault="008722B7" w:rsidP="00E027DA">
      <w:pPr>
        <w:widowControl/>
        <w:numPr>
          <w:ilvl w:val="0"/>
          <w:numId w:val="12"/>
        </w:numPr>
        <w:shd w:val="clear" w:color="auto" w:fill="EEEEEE"/>
        <w:spacing w:line="240" w:lineRule="atLeast"/>
        <w:ind w:left="0" w:firstLine="0"/>
        <w:jc w:val="left"/>
        <w:rPr>
          <w:rFonts w:ascii="Arial" w:hAnsi="Arial" w:cs="Arial"/>
          <w:vanish/>
          <w:color w:val="333333"/>
          <w:sz w:val="18"/>
          <w:szCs w:val="18"/>
        </w:rPr>
      </w:pPr>
      <w:hyperlink r:id="rId74" w:anchor="t1" w:history="1">
        <w:r w:rsidR="00631FCF">
          <w:rPr>
            <w:rStyle w:val="a7"/>
            <w:rFonts w:ascii="Arial" w:hAnsi="Arial" w:cs="Arial"/>
            <w:vanish/>
            <w:sz w:val="18"/>
            <w:szCs w:val="18"/>
          </w:rPr>
          <w:t>Git</w:t>
        </w:r>
        <w:r w:rsidR="00631FCF">
          <w:rPr>
            <w:rStyle w:val="a7"/>
            <w:rFonts w:ascii="Arial" w:hAnsi="Arial" w:cs="Arial"/>
            <w:vanish/>
            <w:sz w:val="18"/>
            <w:szCs w:val="18"/>
          </w:rPr>
          <w:t>使用与操作</w:t>
        </w:r>
      </w:hyperlink>
    </w:p>
    <w:p w:rsidR="00631FCF" w:rsidRDefault="008722B7" w:rsidP="00E027DA">
      <w:pPr>
        <w:widowControl/>
        <w:numPr>
          <w:ilvl w:val="1"/>
          <w:numId w:val="12"/>
        </w:numPr>
        <w:shd w:val="clear" w:color="auto" w:fill="EEEEEE"/>
        <w:spacing w:line="240" w:lineRule="atLeast"/>
        <w:ind w:left="0" w:firstLine="0"/>
        <w:jc w:val="left"/>
        <w:rPr>
          <w:rFonts w:ascii="Arial" w:hAnsi="Arial" w:cs="Arial"/>
          <w:vanish/>
          <w:color w:val="333333"/>
          <w:sz w:val="18"/>
          <w:szCs w:val="18"/>
        </w:rPr>
      </w:pPr>
      <w:hyperlink r:id="rId75" w:anchor="t2" w:history="1">
        <w:r w:rsidR="00631FCF">
          <w:rPr>
            <w:rStyle w:val="a7"/>
            <w:rFonts w:ascii="Arial" w:hAnsi="Arial" w:cs="Arial"/>
            <w:vanish/>
            <w:sz w:val="18"/>
            <w:szCs w:val="18"/>
          </w:rPr>
          <w:t xml:space="preserve">1 </w:t>
        </w:r>
        <w:r w:rsidR="00631FCF">
          <w:rPr>
            <w:rStyle w:val="a7"/>
            <w:rFonts w:ascii="Arial" w:hAnsi="Arial" w:cs="Arial"/>
            <w:vanish/>
            <w:sz w:val="18"/>
            <w:szCs w:val="18"/>
          </w:rPr>
          <w:t>克隆项目</w:t>
        </w:r>
        <w:r w:rsidR="00631FCF">
          <w:rPr>
            <w:rStyle w:val="a7"/>
            <w:rFonts w:ascii="Arial" w:hAnsi="Arial" w:cs="Arial"/>
            <w:vanish/>
            <w:sz w:val="18"/>
            <w:szCs w:val="18"/>
          </w:rPr>
          <w:t xml:space="preserve">clone </w:t>
        </w:r>
      </w:hyperlink>
    </w:p>
    <w:p w:rsidR="00631FCF" w:rsidRDefault="008722B7" w:rsidP="00E027DA">
      <w:pPr>
        <w:widowControl/>
        <w:numPr>
          <w:ilvl w:val="1"/>
          <w:numId w:val="12"/>
        </w:numPr>
        <w:shd w:val="clear" w:color="auto" w:fill="EEEEEE"/>
        <w:spacing w:line="240" w:lineRule="atLeast"/>
        <w:ind w:left="0" w:firstLine="0"/>
        <w:jc w:val="left"/>
        <w:rPr>
          <w:rFonts w:ascii="Arial" w:hAnsi="Arial" w:cs="Arial"/>
          <w:vanish/>
          <w:color w:val="333333"/>
          <w:sz w:val="18"/>
          <w:szCs w:val="18"/>
        </w:rPr>
      </w:pPr>
      <w:hyperlink r:id="rId76" w:anchor="t3" w:history="1">
        <w:r w:rsidR="00631FCF">
          <w:rPr>
            <w:rStyle w:val="a7"/>
            <w:rFonts w:ascii="Arial" w:hAnsi="Arial" w:cs="Arial"/>
            <w:vanish/>
            <w:sz w:val="18"/>
            <w:szCs w:val="18"/>
          </w:rPr>
          <w:t xml:space="preserve">2 </w:t>
        </w:r>
        <w:r w:rsidR="00631FCF">
          <w:rPr>
            <w:rStyle w:val="a7"/>
            <w:rFonts w:ascii="Arial" w:hAnsi="Arial" w:cs="Arial"/>
            <w:vanish/>
            <w:sz w:val="18"/>
            <w:szCs w:val="18"/>
          </w:rPr>
          <w:t>提交项目</w:t>
        </w:r>
        <w:r w:rsidR="00631FCF">
          <w:rPr>
            <w:rStyle w:val="a7"/>
            <w:rFonts w:ascii="Arial" w:hAnsi="Arial" w:cs="Arial"/>
            <w:vanish/>
            <w:sz w:val="18"/>
            <w:szCs w:val="18"/>
          </w:rPr>
          <w:t xml:space="preserve">commit </w:t>
        </w:r>
      </w:hyperlink>
    </w:p>
    <w:p w:rsidR="00631FCF" w:rsidRDefault="008722B7" w:rsidP="00E027DA">
      <w:pPr>
        <w:widowControl/>
        <w:numPr>
          <w:ilvl w:val="1"/>
          <w:numId w:val="12"/>
        </w:numPr>
        <w:shd w:val="clear" w:color="auto" w:fill="EEEEEE"/>
        <w:spacing w:line="240" w:lineRule="atLeast"/>
        <w:ind w:left="0" w:firstLine="0"/>
        <w:jc w:val="left"/>
        <w:rPr>
          <w:rFonts w:ascii="Arial" w:hAnsi="Arial" w:cs="Arial"/>
          <w:vanish/>
          <w:color w:val="333333"/>
          <w:sz w:val="18"/>
          <w:szCs w:val="18"/>
        </w:rPr>
      </w:pPr>
      <w:hyperlink r:id="rId77" w:anchor="t4" w:history="1">
        <w:r w:rsidR="00631FCF">
          <w:rPr>
            <w:rStyle w:val="a7"/>
            <w:rFonts w:ascii="Arial" w:hAnsi="Arial" w:cs="Arial"/>
            <w:vanish/>
            <w:sz w:val="18"/>
            <w:szCs w:val="18"/>
          </w:rPr>
          <w:t xml:space="preserve">3 </w:t>
        </w:r>
        <w:r w:rsidR="00631FCF">
          <w:rPr>
            <w:rStyle w:val="a7"/>
            <w:rFonts w:ascii="Arial" w:hAnsi="Arial" w:cs="Arial"/>
            <w:vanish/>
            <w:sz w:val="18"/>
            <w:szCs w:val="18"/>
          </w:rPr>
          <w:t>推送项目</w:t>
        </w:r>
        <w:r w:rsidR="00631FCF">
          <w:rPr>
            <w:rStyle w:val="a7"/>
            <w:rFonts w:ascii="Arial" w:hAnsi="Arial" w:cs="Arial"/>
            <w:vanish/>
            <w:sz w:val="18"/>
            <w:szCs w:val="18"/>
          </w:rPr>
          <w:t xml:space="preserve">push </w:t>
        </w:r>
      </w:hyperlink>
    </w:p>
    <w:p w:rsidR="00631FCF" w:rsidRDefault="008722B7" w:rsidP="00E027DA">
      <w:pPr>
        <w:widowControl/>
        <w:numPr>
          <w:ilvl w:val="1"/>
          <w:numId w:val="12"/>
        </w:numPr>
        <w:shd w:val="clear" w:color="auto" w:fill="EEEEEE"/>
        <w:spacing w:line="240" w:lineRule="atLeast"/>
        <w:ind w:left="0" w:firstLine="0"/>
        <w:jc w:val="left"/>
        <w:rPr>
          <w:rFonts w:ascii="Arial" w:hAnsi="Arial" w:cs="Arial"/>
          <w:vanish/>
          <w:color w:val="333333"/>
          <w:sz w:val="18"/>
          <w:szCs w:val="18"/>
        </w:rPr>
      </w:pPr>
      <w:hyperlink r:id="rId78" w:anchor="t5" w:history="1">
        <w:r w:rsidR="00631FCF">
          <w:rPr>
            <w:rStyle w:val="a7"/>
            <w:rFonts w:ascii="Arial" w:hAnsi="Arial" w:cs="Arial"/>
            <w:vanish/>
            <w:sz w:val="18"/>
            <w:szCs w:val="18"/>
          </w:rPr>
          <w:t xml:space="preserve">4 </w:t>
        </w:r>
        <w:r w:rsidR="00631FCF">
          <w:rPr>
            <w:rStyle w:val="a7"/>
            <w:rFonts w:ascii="Arial" w:hAnsi="Arial" w:cs="Arial"/>
            <w:vanish/>
            <w:sz w:val="18"/>
            <w:szCs w:val="18"/>
          </w:rPr>
          <w:t>拉取项目</w:t>
        </w:r>
        <w:r w:rsidR="00631FCF">
          <w:rPr>
            <w:rStyle w:val="a7"/>
            <w:rFonts w:ascii="Arial" w:hAnsi="Arial" w:cs="Arial"/>
            <w:vanish/>
            <w:sz w:val="18"/>
            <w:szCs w:val="18"/>
          </w:rPr>
          <w:t xml:space="preserve">pull </w:t>
        </w:r>
      </w:hyperlink>
    </w:p>
    <w:p w:rsidR="00631FCF" w:rsidRDefault="008722B7" w:rsidP="00E027DA">
      <w:pPr>
        <w:widowControl/>
        <w:numPr>
          <w:ilvl w:val="0"/>
          <w:numId w:val="12"/>
        </w:numPr>
        <w:shd w:val="clear" w:color="auto" w:fill="EEEEEE"/>
        <w:spacing w:line="240" w:lineRule="atLeast"/>
        <w:ind w:left="0" w:firstLine="0"/>
        <w:jc w:val="left"/>
        <w:rPr>
          <w:rFonts w:ascii="Arial" w:hAnsi="Arial" w:cs="Arial"/>
          <w:vanish/>
          <w:color w:val="333333"/>
          <w:sz w:val="18"/>
          <w:szCs w:val="18"/>
        </w:rPr>
      </w:pPr>
      <w:hyperlink r:id="rId79" w:anchor="t6" w:history="1">
        <w:r w:rsidR="00631FCF">
          <w:rPr>
            <w:rStyle w:val="a7"/>
            <w:rFonts w:ascii="Arial" w:hAnsi="Arial" w:cs="Arial"/>
            <w:vanish/>
            <w:sz w:val="18"/>
            <w:szCs w:val="18"/>
          </w:rPr>
          <w:t>TortoiseGit</w:t>
        </w:r>
        <w:r w:rsidR="00631FCF">
          <w:rPr>
            <w:rStyle w:val="a7"/>
            <w:rFonts w:ascii="Arial" w:hAnsi="Arial" w:cs="Arial"/>
            <w:vanish/>
            <w:sz w:val="18"/>
            <w:szCs w:val="18"/>
          </w:rPr>
          <w:t>使用与操作</w:t>
        </w:r>
      </w:hyperlink>
    </w:p>
    <w:p w:rsidR="00631FCF" w:rsidRDefault="008722B7" w:rsidP="00E027DA">
      <w:pPr>
        <w:widowControl/>
        <w:numPr>
          <w:ilvl w:val="1"/>
          <w:numId w:val="12"/>
        </w:numPr>
        <w:shd w:val="clear" w:color="auto" w:fill="EEEEEE"/>
        <w:spacing w:line="240" w:lineRule="atLeast"/>
        <w:ind w:left="0" w:firstLine="0"/>
        <w:jc w:val="left"/>
        <w:rPr>
          <w:rFonts w:ascii="Arial" w:hAnsi="Arial" w:cs="Arial"/>
          <w:vanish/>
          <w:color w:val="333333"/>
          <w:sz w:val="18"/>
          <w:szCs w:val="18"/>
        </w:rPr>
      </w:pPr>
      <w:hyperlink r:id="rId80" w:anchor="t7" w:history="1">
        <w:r w:rsidR="00631FCF">
          <w:rPr>
            <w:rStyle w:val="a7"/>
            <w:rFonts w:ascii="Arial" w:hAnsi="Arial" w:cs="Arial"/>
            <w:vanish/>
            <w:sz w:val="18"/>
            <w:szCs w:val="18"/>
          </w:rPr>
          <w:t xml:space="preserve">1 </w:t>
        </w:r>
        <w:r w:rsidR="00631FCF">
          <w:rPr>
            <w:rStyle w:val="a7"/>
            <w:rFonts w:ascii="Arial" w:hAnsi="Arial" w:cs="Arial"/>
            <w:vanish/>
            <w:sz w:val="18"/>
            <w:szCs w:val="18"/>
          </w:rPr>
          <w:t>克隆项目</w:t>
        </w:r>
      </w:hyperlink>
    </w:p>
    <w:p w:rsidR="00631FCF" w:rsidRDefault="008722B7" w:rsidP="00E027DA">
      <w:pPr>
        <w:widowControl/>
        <w:numPr>
          <w:ilvl w:val="1"/>
          <w:numId w:val="12"/>
        </w:numPr>
        <w:shd w:val="clear" w:color="auto" w:fill="EEEEEE"/>
        <w:spacing w:line="240" w:lineRule="atLeast"/>
        <w:ind w:left="0" w:firstLine="0"/>
        <w:jc w:val="left"/>
        <w:rPr>
          <w:rFonts w:ascii="Arial" w:hAnsi="Arial" w:cs="Arial"/>
          <w:vanish/>
          <w:color w:val="333333"/>
          <w:sz w:val="18"/>
          <w:szCs w:val="18"/>
        </w:rPr>
      </w:pPr>
      <w:hyperlink r:id="rId81" w:anchor="t8" w:history="1">
        <w:r w:rsidR="00631FCF">
          <w:rPr>
            <w:rStyle w:val="a7"/>
            <w:rFonts w:ascii="Arial" w:hAnsi="Arial" w:cs="Arial"/>
            <w:vanish/>
            <w:sz w:val="18"/>
            <w:szCs w:val="18"/>
          </w:rPr>
          <w:t xml:space="preserve">2 </w:t>
        </w:r>
        <w:r w:rsidR="00631FCF">
          <w:rPr>
            <w:rStyle w:val="a7"/>
            <w:rFonts w:ascii="Arial" w:hAnsi="Arial" w:cs="Arial"/>
            <w:vanish/>
            <w:sz w:val="18"/>
            <w:szCs w:val="18"/>
          </w:rPr>
          <w:t>修改提交项目</w:t>
        </w:r>
      </w:hyperlink>
    </w:p>
    <w:p w:rsidR="00631FCF" w:rsidRDefault="008722B7" w:rsidP="00E027DA">
      <w:pPr>
        <w:widowControl/>
        <w:numPr>
          <w:ilvl w:val="1"/>
          <w:numId w:val="12"/>
        </w:numPr>
        <w:shd w:val="clear" w:color="auto" w:fill="EEEEEE"/>
        <w:spacing w:line="240" w:lineRule="atLeast"/>
        <w:ind w:left="0" w:firstLine="0"/>
        <w:jc w:val="left"/>
        <w:rPr>
          <w:rFonts w:ascii="Arial" w:hAnsi="Arial" w:cs="Arial"/>
          <w:vanish/>
          <w:color w:val="333333"/>
          <w:sz w:val="18"/>
          <w:szCs w:val="18"/>
        </w:rPr>
      </w:pPr>
      <w:hyperlink r:id="rId82" w:anchor="t9" w:history="1">
        <w:r w:rsidR="00631FCF">
          <w:rPr>
            <w:rStyle w:val="a7"/>
            <w:rFonts w:ascii="Arial" w:hAnsi="Arial" w:cs="Arial"/>
            <w:vanish/>
            <w:sz w:val="18"/>
            <w:szCs w:val="18"/>
          </w:rPr>
          <w:t xml:space="preserve">3 </w:t>
        </w:r>
        <w:r w:rsidR="00631FCF">
          <w:rPr>
            <w:rStyle w:val="a7"/>
            <w:rFonts w:ascii="Arial" w:hAnsi="Arial" w:cs="Arial"/>
            <w:vanish/>
            <w:sz w:val="18"/>
            <w:szCs w:val="18"/>
          </w:rPr>
          <w:t>将提交到本地的项目推送到在线仓库</w:t>
        </w:r>
      </w:hyperlink>
    </w:p>
    <w:p w:rsidR="00631FCF" w:rsidRDefault="008722B7" w:rsidP="00E027DA">
      <w:pPr>
        <w:widowControl/>
        <w:numPr>
          <w:ilvl w:val="1"/>
          <w:numId w:val="12"/>
        </w:numPr>
        <w:shd w:val="clear" w:color="auto" w:fill="EEEEEE"/>
        <w:spacing w:line="240" w:lineRule="atLeast"/>
        <w:ind w:left="0" w:firstLine="0"/>
        <w:jc w:val="left"/>
        <w:rPr>
          <w:rFonts w:ascii="Arial" w:hAnsi="Arial" w:cs="Arial"/>
          <w:vanish/>
          <w:color w:val="333333"/>
          <w:sz w:val="18"/>
          <w:szCs w:val="18"/>
        </w:rPr>
      </w:pPr>
      <w:hyperlink r:id="rId83" w:anchor="t10" w:history="1">
        <w:r w:rsidR="00631FCF">
          <w:rPr>
            <w:rStyle w:val="a7"/>
            <w:rFonts w:ascii="Arial" w:hAnsi="Arial" w:cs="Arial"/>
            <w:vanish/>
            <w:sz w:val="18"/>
            <w:szCs w:val="18"/>
          </w:rPr>
          <w:t xml:space="preserve">4 </w:t>
        </w:r>
        <w:r w:rsidR="00631FCF">
          <w:rPr>
            <w:rStyle w:val="a7"/>
            <w:rFonts w:ascii="Arial" w:hAnsi="Arial" w:cs="Arial"/>
            <w:vanish/>
            <w:sz w:val="18"/>
            <w:szCs w:val="18"/>
          </w:rPr>
          <w:t>拉取项目</w:t>
        </w:r>
        <w:r w:rsidR="00631FCF">
          <w:rPr>
            <w:rStyle w:val="a7"/>
            <w:rFonts w:ascii="Arial" w:hAnsi="Arial" w:cs="Arial"/>
            <w:vanish/>
            <w:sz w:val="18"/>
            <w:szCs w:val="18"/>
          </w:rPr>
          <w:t xml:space="preserve">pull </w:t>
        </w:r>
      </w:hyperlink>
    </w:p>
    <w:p w:rsidR="00631FCF" w:rsidRDefault="008722B7" w:rsidP="00E027DA">
      <w:pPr>
        <w:widowControl/>
        <w:numPr>
          <w:ilvl w:val="0"/>
          <w:numId w:val="12"/>
        </w:numPr>
        <w:shd w:val="clear" w:color="auto" w:fill="EEEEEE"/>
        <w:spacing w:line="240" w:lineRule="atLeast"/>
        <w:ind w:left="0" w:firstLine="0"/>
        <w:jc w:val="left"/>
        <w:rPr>
          <w:rFonts w:ascii="Arial" w:hAnsi="Arial" w:cs="Arial"/>
          <w:vanish/>
          <w:color w:val="333333"/>
          <w:sz w:val="18"/>
          <w:szCs w:val="18"/>
        </w:rPr>
      </w:pPr>
      <w:hyperlink r:id="rId84" w:anchor="t11" w:history="1">
        <w:r w:rsidR="00631FCF">
          <w:rPr>
            <w:rStyle w:val="a7"/>
            <w:rFonts w:ascii="Arial" w:hAnsi="Arial" w:cs="Arial"/>
            <w:vanish/>
            <w:sz w:val="18"/>
            <w:szCs w:val="18"/>
          </w:rPr>
          <w:t>更复杂的操作</w:t>
        </w:r>
      </w:hyperlink>
    </w:p>
    <w:p w:rsidR="00631FCF" w:rsidRDefault="008722B7" w:rsidP="00E027DA">
      <w:pPr>
        <w:widowControl/>
        <w:numPr>
          <w:ilvl w:val="0"/>
          <w:numId w:val="12"/>
        </w:numPr>
        <w:shd w:val="clear" w:color="auto" w:fill="EEEEEE"/>
        <w:spacing w:line="240" w:lineRule="atLeast"/>
        <w:ind w:left="0" w:firstLine="0"/>
        <w:jc w:val="left"/>
        <w:rPr>
          <w:rFonts w:ascii="Arial" w:hAnsi="Arial" w:cs="Arial"/>
          <w:vanish/>
          <w:color w:val="333333"/>
          <w:sz w:val="18"/>
          <w:szCs w:val="18"/>
        </w:rPr>
      </w:pPr>
      <w:hyperlink r:id="rId85" w:anchor="t12" w:history="1">
        <w:r w:rsidR="00631FCF">
          <w:rPr>
            <w:rStyle w:val="a7"/>
            <w:rFonts w:ascii="Arial" w:hAnsi="Arial" w:cs="Arial"/>
            <w:vanish/>
            <w:sz w:val="18"/>
            <w:szCs w:val="18"/>
          </w:rPr>
          <w:t>相关文章</w:t>
        </w:r>
      </w:hyperlink>
    </w:p>
    <w:p w:rsidR="00631FCF" w:rsidRDefault="00631FCF" w:rsidP="00E027DA">
      <w:pPr>
        <w:pStyle w:val="2"/>
        <w:pBdr>
          <w:bottom w:val="single" w:sz="6" w:space="4" w:color="EEEEEE"/>
        </w:pBdr>
        <w:shd w:val="clear" w:color="auto" w:fill="FFFFFF"/>
        <w:spacing w:before="0" w:after="0" w:line="240" w:lineRule="atLeast"/>
        <w:rPr>
          <w:rFonts w:ascii="Segoe UI" w:hAnsi="Segoe UI" w:cs="Segoe UI"/>
          <w:color w:val="333333"/>
          <w:sz w:val="36"/>
          <w:szCs w:val="36"/>
        </w:rPr>
      </w:pPr>
      <w:r>
        <w:rPr>
          <w:rFonts w:ascii="Segoe UI" w:hAnsi="Segoe UI" w:cs="Segoe UI"/>
          <w:color w:val="333333"/>
        </w:rPr>
        <w:t>1. GitHub</w:t>
      </w:r>
      <w:r>
        <w:rPr>
          <w:rFonts w:ascii="Segoe UI" w:hAnsi="Segoe UI" w:cs="Segoe UI"/>
          <w:color w:val="333333"/>
        </w:rPr>
        <w:t>操作</w:t>
      </w:r>
    </w:p>
    <w:p w:rsidR="00631FCF" w:rsidRDefault="00631FCF" w:rsidP="00E027DA">
      <w:pPr>
        <w:pStyle w:val="a8"/>
        <w:shd w:val="clear" w:color="auto" w:fill="FFFFFF"/>
        <w:spacing w:after="0" w:line="240" w:lineRule="atLeast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本节先简单介绍</w:t>
      </w:r>
      <w:r>
        <w:rPr>
          <w:rFonts w:ascii="Segoe UI" w:hAnsi="Segoe UI" w:cs="Segoe UI"/>
          <w:color w:val="333333"/>
        </w:rPr>
        <w:t xml:space="preserve"> git </w:t>
      </w:r>
      <w:r>
        <w:rPr>
          <w:rFonts w:ascii="Segoe UI" w:hAnsi="Segoe UI" w:cs="Segoe UI"/>
          <w:color w:val="333333"/>
        </w:rPr>
        <w:t>的使用与操作</w:t>
      </w:r>
      <w:r>
        <w:rPr>
          <w:rFonts w:ascii="Segoe UI" w:hAnsi="Segoe UI" w:cs="Segoe UI"/>
          <w:color w:val="333333"/>
        </w:rPr>
        <w:t xml:space="preserve">, </w:t>
      </w:r>
      <w:r>
        <w:rPr>
          <w:rFonts w:ascii="Segoe UI" w:hAnsi="Segoe UI" w:cs="Segoe UI"/>
          <w:color w:val="333333"/>
        </w:rPr>
        <w:t>然后再介绍</w:t>
      </w:r>
      <w:r>
        <w:rPr>
          <w:rFonts w:ascii="Segoe UI" w:hAnsi="Segoe UI" w:cs="Segoe UI"/>
          <w:color w:val="333333"/>
        </w:rPr>
        <w:t xml:space="preserve"> TortoiseGit </w:t>
      </w:r>
      <w:r>
        <w:rPr>
          <w:rFonts w:ascii="Segoe UI" w:hAnsi="Segoe UI" w:cs="Segoe UI"/>
          <w:color w:val="333333"/>
        </w:rPr>
        <w:t>的使用与操作</w:t>
      </w:r>
      <w:r>
        <w:rPr>
          <w:rFonts w:ascii="Segoe UI" w:hAnsi="Segoe UI" w:cs="Segoe UI"/>
          <w:color w:val="333333"/>
        </w:rPr>
        <w:t>.</w:t>
      </w:r>
    </w:p>
    <w:p w:rsidR="00631FCF" w:rsidRDefault="00631FCF" w:rsidP="00E027DA">
      <w:pPr>
        <w:pStyle w:val="a8"/>
        <w:shd w:val="clear" w:color="auto" w:fill="FFFFFF"/>
        <w:spacing w:after="0" w:line="240" w:lineRule="atLeast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先看看</w:t>
      </w:r>
      <w:r>
        <w:rPr>
          <w:rFonts w:ascii="Segoe UI" w:hAnsi="Segoe UI" w:cs="Segoe UI"/>
          <w:color w:val="333333"/>
        </w:rPr>
        <w:t>SVN</w:t>
      </w:r>
      <w:r>
        <w:rPr>
          <w:rFonts w:ascii="Segoe UI" w:hAnsi="Segoe UI" w:cs="Segoe UI"/>
          <w:color w:val="333333"/>
        </w:rPr>
        <w:t>的操作吧</w:t>
      </w:r>
      <w:r>
        <w:rPr>
          <w:rFonts w:ascii="Segoe UI" w:hAnsi="Segoe UI" w:cs="Segoe UI"/>
          <w:color w:val="333333"/>
        </w:rPr>
        <w:t xml:space="preserve">, </w:t>
      </w:r>
      <w:r>
        <w:rPr>
          <w:rFonts w:ascii="Segoe UI" w:hAnsi="Segoe UI" w:cs="Segoe UI"/>
          <w:color w:val="333333"/>
        </w:rPr>
        <w:t>最常见的是</w:t>
      </w:r>
      <w:r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检出</w:t>
      </w:r>
      <w:r>
        <w:rPr>
          <w:rFonts w:ascii="Segoe UI" w:hAnsi="Segoe UI" w:cs="Segoe UI"/>
          <w:color w:val="333333"/>
        </w:rPr>
        <w:t xml:space="preserve">(Check out ...), </w:t>
      </w:r>
      <w:r>
        <w:rPr>
          <w:rFonts w:ascii="Segoe UI" w:hAnsi="Segoe UI" w:cs="Segoe UI"/>
          <w:color w:val="333333"/>
        </w:rPr>
        <w:t>更新</w:t>
      </w:r>
      <w:r>
        <w:rPr>
          <w:rFonts w:ascii="Segoe UI" w:hAnsi="Segoe UI" w:cs="Segoe UI"/>
          <w:color w:val="333333"/>
        </w:rPr>
        <w:t xml:space="preserve"> (Update ...), </w:t>
      </w:r>
      <w:r>
        <w:rPr>
          <w:rFonts w:ascii="Segoe UI" w:hAnsi="Segoe UI" w:cs="Segoe UI"/>
          <w:color w:val="333333"/>
        </w:rPr>
        <w:t>以及</w:t>
      </w:r>
      <w:r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提交</w:t>
      </w:r>
      <w:r>
        <w:rPr>
          <w:rFonts w:ascii="Segoe UI" w:hAnsi="Segoe UI" w:cs="Segoe UI"/>
          <w:color w:val="333333"/>
        </w:rPr>
        <w:t xml:space="preserve">(Commit ...); </w:t>
      </w:r>
      <w:r>
        <w:rPr>
          <w:rFonts w:ascii="Segoe UI" w:hAnsi="Segoe UI" w:cs="Segoe UI"/>
          <w:color w:val="333333"/>
        </w:rPr>
        <w:t>相当于有一个服务器端</w:t>
      </w:r>
      <w:r>
        <w:rPr>
          <w:rFonts w:ascii="Segoe UI" w:hAnsi="Segoe UI" w:cs="Segoe UI"/>
          <w:color w:val="333333"/>
        </w:rPr>
        <w:t xml:space="preserve">, </w:t>
      </w:r>
      <w:r>
        <w:rPr>
          <w:rFonts w:ascii="Segoe UI" w:hAnsi="Segoe UI" w:cs="Segoe UI"/>
          <w:color w:val="333333"/>
        </w:rPr>
        <w:t>可以多个客户端进行访问和操作</w:t>
      </w:r>
      <w:r>
        <w:rPr>
          <w:rFonts w:ascii="Segoe UI" w:hAnsi="Segoe UI" w:cs="Segoe UI"/>
          <w:color w:val="333333"/>
        </w:rPr>
        <w:t>.</w:t>
      </w:r>
    </w:p>
    <w:p w:rsidR="00631FCF" w:rsidRDefault="00631FCF" w:rsidP="00E027DA">
      <w:pPr>
        <w:pStyle w:val="a8"/>
        <w:shd w:val="clear" w:color="auto" w:fill="FFFFFF"/>
        <w:spacing w:after="0" w:line="240" w:lineRule="atLeast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Git</w:t>
      </w:r>
      <w:r>
        <w:rPr>
          <w:rFonts w:ascii="Segoe UI" w:hAnsi="Segoe UI" w:cs="Segoe UI"/>
          <w:color w:val="333333"/>
        </w:rPr>
        <w:t>是</w:t>
      </w:r>
      <w:r>
        <w:rPr>
          <w:rFonts w:ascii="Segoe UI" w:hAnsi="Segoe UI" w:cs="Segoe UI"/>
          <w:color w:val="333333"/>
        </w:rPr>
        <w:t>SVN</w:t>
      </w:r>
      <w:r>
        <w:rPr>
          <w:rFonts w:ascii="Segoe UI" w:hAnsi="Segoe UI" w:cs="Segoe UI"/>
          <w:color w:val="333333"/>
        </w:rPr>
        <w:t>以后的新一代的版本控制系统</w:t>
      </w:r>
      <w:r>
        <w:rPr>
          <w:rFonts w:ascii="Segoe UI" w:hAnsi="Segoe UI" w:cs="Segoe UI"/>
          <w:color w:val="333333"/>
        </w:rPr>
        <w:t>/</w:t>
      </w:r>
      <w:r>
        <w:rPr>
          <w:rFonts w:ascii="Segoe UI" w:hAnsi="Segoe UI" w:cs="Segoe UI"/>
          <w:color w:val="333333"/>
        </w:rPr>
        <w:t>协议</w:t>
      </w:r>
      <w:r>
        <w:rPr>
          <w:rFonts w:ascii="Segoe UI" w:hAnsi="Segoe UI" w:cs="Segoe UI"/>
          <w:color w:val="333333"/>
        </w:rPr>
        <w:t xml:space="preserve">. </w:t>
      </w:r>
      <w:r>
        <w:rPr>
          <w:rFonts w:ascii="Segoe UI" w:hAnsi="Segoe UI" w:cs="Segoe UI"/>
          <w:color w:val="333333"/>
        </w:rPr>
        <w:t>适合于大规模的开源软件多人协作的开发</w:t>
      </w:r>
      <w:r>
        <w:rPr>
          <w:rFonts w:ascii="Segoe UI" w:hAnsi="Segoe UI" w:cs="Segoe UI"/>
          <w:color w:val="333333"/>
        </w:rPr>
        <w:t xml:space="preserve">. </w:t>
      </w:r>
      <w:r>
        <w:rPr>
          <w:rFonts w:ascii="Segoe UI" w:hAnsi="Segoe UI" w:cs="Segoe UI"/>
          <w:color w:val="333333"/>
        </w:rPr>
        <w:t>有一个总仓库</w:t>
      </w:r>
      <w:r>
        <w:rPr>
          <w:rFonts w:ascii="Segoe UI" w:hAnsi="Segoe UI" w:cs="Segoe UI"/>
          <w:color w:val="333333"/>
        </w:rPr>
        <w:t>(</w:t>
      </w:r>
      <w:r>
        <w:rPr>
          <w:rFonts w:ascii="Segoe UI" w:hAnsi="Segoe UI" w:cs="Segoe UI"/>
          <w:color w:val="333333"/>
        </w:rPr>
        <w:t>如</w:t>
      </w:r>
      <w:r>
        <w:rPr>
          <w:rFonts w:ascii="Segoe UI" w:hAnsi="Segoe UI" w:cs="Segoe UI"/>
          <w:color w:val="333333"/>
        </w:rPr>
        <w:t>GitHub,CSDN,OSchina</w:t>
      </w:r>
      <w:r>
        <w:rPr>
          <w:rFonts w:ascii="Segoe UI" w:hAnsi="Segoe UI" w:cs="Segoe UI"/>
          <w:color w:val="333333"/>
        </w:rPr>
        <w:t>等提供</w:t>
      </w:r>
      <w:r>
        <w:rPr>
          <w:rFonts w:ascii="Segoe UI" w:hAnsi="Segoe UI" w:cs="Segoe UI"/>
          <w:color w:val="333333"/>
        </w:rPr>
        <w:t xml:space="preserve">), </w:t>
      </w:r>
      <w:r>
        <w:rPr>
          <w:rFonts w:ascii="Segoe UI" w:hAnsi="Segoe UI" w:cs="Segoe UI"/>
          <w:color w:val="333333"/>
        </w:rPr>
        <w:t>每个客户端都有一个本地仓库</w:t>
      </w:r>
      <w:r>
        <w:rPr>
          <w:rFonts w:ascii="Segoe UI" w:hAnsi="Segoe UI" w:cs="Segoe UI"/>
          <w:color w:val="333333"/>
        </w:rPr>
        <w:t>(</w:t>
      </w:r>
      <w:r>
        <w:rPr>
          <w:rFonts w:ascii="Segoe UI" w:hAnsi="Segoe UI" w:cs="Segoe UI"/>
          <w:color w:val="333333"/>
        </w:rPr>
        <w:t>这个本地仓库有点对应于</w:t>
      </w:r>
      <w:r>
        <w:rPr>
          <w:rFonts w:ascii="Segoe UI" w:hAnsi="Segoe UI" w:cs="Segoe UI"/>
          <w:color w:val="333333"/>
        </w:rPr>
        <w:t>SVN</w:t>
      </w:r>
      <w:r>
        <w:rPr>
          <w:rFonts w:ascii="Segoe UI" w:hAnsi="Segoe UI" w:cs="Segoe UI"/>
          <w:color w:val="333333"/>
        </w:rPr>
        <w:t>的服务端仓库</w:t>
      </w:r>
      <w:r>
        <w:rPr>
          <w:rFonts w:ascii="Segoe UI" w:hAnsi="Segoe UI" w:cs="Segoe UI"/>
          <w:color w:val="333333"/>
        </w:rPr>
        <w:t xml:space="preserve">), </w:t>
      </w:r>
      <w:r>
        <w:rPr>
          <w:rFonts w:ascii="Segoe UI" w:hAnsi="Segoe UI" w:cs="Segoe UI"/>
          <w:color w:val="333333"/>
        </w:rPr>
        <w:t>以及一个可以看见的本地项目</w:t>
      </w:r>
      <w:r>
        <w:rPr>
          <w:rFonts w:ascii="Segoe UI" w:hAnsi="Segoe UI" w:cs="Segoe UI"/>
          <w:color w:val="333333"/>
        </w:rPr>
        <w:t>.</w:t>
      </w:r>
    </w:p>
    <w:p w:rsidR="00631FCF" w:rsidRDefault="00631FCF" w:rsidP="00E027DA">
      <w:pPr>
        <w:pStyle w:val="a8"/>
        <w:shd w:val="clear" w:color="auto" w:fill="FFFFFF"/>
        <w:spacing w:after="0" w:line="240" w:lineRule="atLeast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让我们想想</w:t>
      </w:r>
      <w:r>
        <w:rPr>
          <w:rFonts w:ascii="Segoe UI" w:hAnsi="Segoe UI" w:cs="Segoe UI"/>
          <w:color w:val="333333"/>
        </w:rPr>
        <w:t>,</w:t>
      </w:r>
      <w:r>
        <w:rPr>
          <w:rFonts w:ascii="Segoe UI" w:hAnsi="Segoe UI" w:cs="Segoe UI"/>
          <w:color w:val="333333"/>
        </w:rPr>
        <w:t>至少需要有哪些功能</w:t>
      </w:r>
      <w:r>
        <w:rPr>
          <w:rFonts w:ascii="Segoe UI" w:hAnsi="Segoe UI" w:cs="Segoe UI"/>
          <w:color w:val="333333"/>
        </w:rPr>
        <w:t>.</w:t>
      </w:r>
      <w:r>
        <w:rPr>
          <w:rFonts w:ascii="Segoe UI" w:hAnsi="Segoe UI" w:cs="Segoe UI"/>
          <w:color w:val="333333"/>
        </w:rPr>
        <w:t>以</w:t>
      </w:r>
      <w:r>
        <w:rPr>
          <w:rFonts w:ascii="Segoe UI" w:hAnsi="Segoe UI" w:cs="Segoe UI"/>
          <w:color w:val="333333"/>
        </w:rPr>
        <w:t xml:space="preserve"> GitHub</w:t>
      </w:r>
      <w:r>
        <w:rPr>
          <w:rFonts w:ascii="Segoe UI" w:hAnsi="Segoe UI" w:cs="Segoe UI"/>
          <w:color w:val="333333"/>
        </w:rPr>
        <w:t>为例</w:t>
      </w:r>
      <w:r>
        <w:rPr>
          <w:rFonts w:ascii="Segoe UI" w:hAnsi="Segoe UI" w:cs="Segoe UI"/>
          <w:color w:val="333333"/>
        </w:rPr>
        <w:t>,</w:t>
      </w:r>
      <w:r>
        <w:rPr>
          <w:rFonts w:ascii="Segoe UI" w:hAnsi="Segoe UI" w:cs="Segoe UI"/>
          <w:color w:val="333333"/>
        </w:rPr>
        <w:t>首先</w:t>
      </w:r>
      <w:r>
        <w:rPr>
          <w:rFonts w:ascii="Segoe UI" w:hAnsi="Segoe UI" w:cs="Segoe UI"/>
          <w:color w:val="333333"/>
        </w:rPr>
        <w:t>,</w:t>
      </w:r>
      <w:r>
        <w:rPr>
          <w:rFonts w:ascii="Segoe UI" w:hAnsi="Segoe UI" w:cs="Segoe UI"/>
          <w:color w:val="333333"/>
        </w:rPr>
        <w:t>必须得有一个线上仓库</w:t>
      </w:r>
      <w:r>
        <w:rPr>
          <w:rFonts w:ascii="Segoe UI" w:hAnsi="Segoe UI" w:cs="Segoe UI"/>
          <w:color w:val="333333"/>
        </w:rPr>
        <w:t xml:space="preserve">(Repository), </w:t>
      </w:r>
      <w:r>
        <w:rPr>
          <w:rFonts w:ascii="Segoe UI" w:hAnsi="Segoe UI" w:cs="Segoe UI"/>
          <w:color w:val="333333"/>
        </w:rPr>
        <w:t>这首先得新建一个仓库</w:t>
      </w:r>
      <w:r>
        <w:rPr>
          <w:rFonts w:ascii="Segoe UI" w:hAnsi="Segoe UI" w:cs="Segoe UI"/>
          <w:color w:val="333333"/>
        </w:rPr>
        <w:t>.</w:t>
      </w:r>
    </w:p>
    <w:p w:rsidR="00631FCF" w:rsidRDefault="00631FCF" w:rsidP="00E027DA">
      <w:pPr>
        <w:pStyle w:val="a8"/>
        <w:shd w:val="clear" w:color="auto" w:fill="FFFFFF"/>
        <w:spacing w:after="0" w:line="240" w:lineRule="atLeast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要创建仓库</w:t>
      </w:r>
      <w:r>
        <w:rPr>
          <w:rFonts w:ascii="Segoe UI" w:hAnsi="Segoe UI" w:cs="Segoe UI"/>
          <w:color w:val="333333"/>
        </w:rPr>
        <w:t>,</w:t>
      </w:r>
      <w:r>
        <w:rPr>
          <w:rFonts w:ascii="Segoe UI" w:hAnsi="Segoe UI" w:cs="Segoe UI"/>
          <w:color w:val="333333"/>
        </w:rPr>
        <w:t>必须得先</w:t>
      </w:r>
      <w:r>
        <w:rPr>
          <w:rFonts w:ascii="Segoe UI" w:hAnsi="Segoe UI" w:cs="Segoe UI"/>
          <w:b/>
          <w:bCs/>
          <w:color w:val="333333"/>
        </w:rPr>
        <w:t>注册账号</w:t>
      </w:r>
      <w:r>
        <w:rPr>
          <w:rFonts w:ascii="Segoe UI" w:hAnsi="Segoe UI" w:cs="Segoe UI"/>
          <w:color w:val="333333"/>
        </w:rPr>
        <w:t xml:space="preserve">. </w:t>
      </w:r>
      <w:r>
        <w:rPr>
          <w:rFonts w:ascii="Segoe UI" w:hAnsi="Segoe UI" w:cs="Segoe UI"/>
          <w:color w:val="333333"/>
        </w:rPr>
        <w:t>请参考</w:t>
      </w:r>
      <w:r>
        <w:rPr>
          <w:rFonts w:ascii="Segoe UI" w:hAnsi="Segoe UI" w:cs="Segoe UI"/>
          <w:color w:val="333333"/>
        </w:rPr>
        <w:t>: </w:t>
      </w:r>
      <w:hyperlink r:id="rId86" w:tgtFrame="_blank" w:history="1">
        <w:r>
          <w:rPr>
            <w:rStyle w:val="a7"/>
            <w:rFonts w:ascii="Segoe UI" w:hAnsi="Segoe UI" w:cs="Segoe UI"/>
            <w:color w:val="4078C0"/>
          </w:rPr>
          <w:t>创建</w:t>
        </w:r>
        <w:r>
          <w:rPr>
            <w:rStyle w:val="a7"/>
            <w:rFonts w:ascii="Segoe UI" w:hAnsi="Segoe UI" w:cs="Segoe UI"/>
            <w:color w:val="4078C0"/>
          </w:rPr>
          <w:t>GitHub</w:t>
        </w:r>
        <w:r>
          <w:rPr>
            <w:rStyle w:val="a7"/>
            <w:rFonts w:ascii="Segoe UI" w:hAnsi="Segoe UI" w:cs="Segoe UI"/>
            <w:color w:val="4078C0"/>
          </w:rPr>
          <w:t>技术博客全攻略</w:t>
        </w:r>
        <w:r>
          <w:rPr>
            <w:rStyle w:val="a7"/>
            <w:rFonts w:ascii="Segoe UI" w:hAnsi="Segoe UI" w:cs="Segoe UI"/>
            <w:color w:val="4078C0"/>
          </w:rPr>
          <w:t>: http://blog.csdn.net/renfufei/article/details/37725057</w:t>
        </w:r>
      </w:hyperlink>
    </w:p>
    <w:p w:rsidR="00631FCF" w:rsidRDefault="00631FCF" w:rsidP="00E027DA">
      <w:pPr>
        <w:pStyle w:val="a8"/>
        <w:shd w:val="clear" w:color="auto" w:fill="FFFFFF"/>
        <w:spacing w:after="0" w:line="240" w:lineRule="atLeast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然后</w:t>
      </w:r>
      <w:r>
        <w:rPr>
          <w:rFonts w:ascii="Segoe UI" w:hAnsi="Segoe UI" w:cs="Segoe UI"/>
          <w:color w:val="333333"/>
        </w:rPr>
        <w:t>,</w:t>
      </w:r>
      <w:r>
        <w:rPr>
          <w:rFonts w:ascii="Segoe UI" w:hAnsi="Segoe UI" w:cs="Segoe UI"/>
          <w:color w:val="333333"/>
        </w:rPr>
        <w:t>登录</w:t>
      </w:r>
      <w:r>
        <w:rPr>
          <w:rFonts w:ascii="Segoe UI" w:hAnsi="Segoe UI" w:cs="Segoe UI"/>
          <w:color w:val="333333"/>
        </w:rPr>
        <w:t xml:space="preserve"> GitHub, </w:t>
      </w:r>
      <w:r>
        <w:rPr>
          <w:rFonts w:ascii="Segoe UI" w:hAnsi="Segoe UI" w:cs="Segoe UI"/>
          <w:color w:val="333333"/>
        </w:rPr>
        <w:t>在右上角找到</w:t>
      </w:r>
      <w:r>
        <w:rPr>
          <w:rFonts w:ascii="Segoe UI" w:hAnsi="Segoe UI" w:cs="Segoe UI"/>
          <w:color w:val="333333"/>
        </w:rPr>
        <w:t xml:space="preserve"> New Repository </w:t>
      </w:r>
      <w:r>
        <w:rPr>
          <w:rFonts w:ascii="Segoe UI" w:hAnsi="Segoe UI" w:cs="Segoe UI"/>
          <w:color w:val="333333"/>
        </w:rPr>
        <w:t>或者</w:t>
      </w:r>
      <w:r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加号下拉按钮</w:t>
      </w:r>
      <w:r>
        <w:rPr>
          <w:rFonts w:ascii="Segoe UI" w:hAnsi="Segoe UI" w:cs="Segoe UI"/>
          <w:color w:val="333333"/>
        </w:rPr>
        <w:t>(+),</w:t>
      </w:r>
      <w:r>
        <w:rPr>
          <w:rFonts w:ascii="Segoe UI" w:hAnsi="Segoe UI" w:cs="Segoe UI"/>
          <w:color w:val="333333"/>
        </w:rPr>
        <w:t>点击进入新建仓库页面</w:t>
      </w:r>
      <w:r>
        <w:rPr>
          <w:rFonts w:ascii="Segoe UI" w:hAnsi="Segoe UI" w:cs="Segoe UI"/>
          <w:color w:val="333333"/>
        </w:rPr>
        <w:t>: </w:t>
      </w:r>
      <w:hyperlink r:id="rId87" w:tgtFrame="_blank" w:history="1">
        <w:r>
          <w:rPr>
            <w:rStyle w:val="a7"/>
            <w:rFonts w:ascii="Segoe UI" w:hAnsi="Segoe UI" w:cs="Segoe UI"/>
            <w:color w:val="4078C0"/>
          </w:rPr>
          <w:t>https://github.com/new</w:t>
        </w:r>
      </w:hyperlink>
      <w:r>
        <w:rPr>
          <w:rFonts w:ascii="Segoe UI" w:hAnsi="Segoe UI" w:cs="Segoe UI"/>
          <w:color w:val="333333"/>
        </w:rPr>
        <w:t xml:space="preserve">, </w:t>
      </w:r>
      <w:r>
        <w:rPr>
          <w:rFonts w:ascii="Segoe UI" w:hAnsi="Segoe UI" w:cs="Segoe UI"/>
          <w:color w:val="333333"/>
        </w:rPr>
        <w:t>如下图所示</w:t>
      </w:r>
      <w:r>
        <w:rPr>
          <w:rFonts w:ascii="Segoe UI" w:hAnsi="Segoe UI" w:cs="Segoe UI"/>
          <w:color w:val="333333"/>
        </w:rPr>
        <w:t>:</w:t>
      </w:r>
    </w:p>
    <w:p w:rsidR="00631FCF" w:rsidRDefault="00631FCF" w:rsidP="00E027DA">
      <w:pPr>
        <w:pStyle w:val="a8"/>
        <w:shd w:val="clear" w:color="auto" w:fill="FFFFFF"/>
        <w:spacing w:after="0" w:line="240" w:lineRule="atLeast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noProof/>
          <w:color w:val="4078C0"/>
        </w:rPr>
        <w:lastRenderedPageBreak/>
        <w:drawing>
          <wp:inline distT="0" distB="0" distL="0" distR="0" wp14:anchorId="60DA62FB" wp14:editId="351414B2">
            <wp:extent cx="9677400" cy="6543675"/>
            <wp:effectExtent l="19050" t="0" r="0" b="0"/>
            <wp:docPr id="76" name="图片 76" descr="https://github.com/cncounter/translation/raw/master/tiemao_2014/GitHelp/301_new_repository.png">
              <a:hlinkClick xmlns:a="http://schemas.openxmlformats.org/drawingml/2006/main" r:id="rId8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https://github.com/cncounter/translation/raw/master/tiemao_2014/GitHelp/301_new_repository.png">
                      <a:hlinkClick r:id="rId8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77400" cy="6543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1FCF" w:rsidRDefault="00631FCF" w:rsidP="00E027DA">
      <w:pPr>
        <w:pStyle w:val="a8"/>
        <w:shd w:val="clear" w:color="auto" w:fill="FFFFFF"/>
        <w:spacing w:after="0" w:line="240" w:lineRule="atLeast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依次填写仓库名</w:t>
      </w:r>
      <w:r>
        <w:rPr>
          <w:rFonts w:ascii="Segoe UI" w:hAnsi="Segoe UI" w:cs="Segoe UI"/>
          <w:color w:val="333333"/>
        </w:rPr>
        <w:t>,</w:t>
      </w:r>
      <w:r>
        <w:rPr>
          <w:rFonts w:ascii="Segoe UI" w:hAnsi="Segoe UI" w:cs="Segoe UI"/>
          <w:color w:val="333333"/>
        </w:rPr>
        <w:t>以及其他信息后</w:t>
      </w:r>
      <w:r>
        <w:rPr>
          <w:rFonts w:ascii="Segoe UI" w:hAnsi="Segoe UI" w:cs="Segoe UI"/>
          <w:color w:val="333333"/>
        </w:rPr>
        <w:t>,</w:t>
      </w:r>
      <w:r>
        <w:rPr>
          <w:rFonts w:ascii="Segoe UI" w:hAnsi="Segoe UI" w:cs="Segoe UI"/>
          <w:color w:val="333333"/>
        </w:rPr>
        <w:t>点击</w:t>
      </w:r>
      <w:r>
        <w:rPr>
          <w:rFonts w:ascii="Segoe UI" w:hAnsi="Segoe UI" w:cs="Segoe UI"/>
          <w:color w:val="333333"/>
        </w:rPr>
        <w:t xml:space="preserve"> "</w:t>
      </w:r>
      <w:r>
        <w:rPr>
          <w:rFonts w:ascii="Segoe UI" w:hAnsi="Segoe UI" w:cs="Segoe UI"/>
          <w:b/>
          <w:bCs/>
          <w:color w:val="333333"/>
        </w:rPr>
        <w:t>Create repository</w:t>
      </w:r>
      <w:r>
        <w:rPr>
          <w:rFonts w:ascii="Segoe UI" w:hAnsi="Segoe UI" w:cs="Segoe UI"/>
          <w:color w:val="333333"/>
        </w:rPr>
        <w:t xml:space="preserve">" </w:t>
      </w:r>
      <w:r>
        <w:rPr>
          <w:rFonts w:ascii="Segoe UI" w:hAnsi="Segoe UI" w:cs="Segoe UI"/>
          <w:color w:val="333333"/>
        </w:rPr>
        <w:t>按钮</w:t>
      </w:r>
      <w:r>
        <w:rPr>
          <w:rFonts w:ascii="Segoe UI" w:hAnsi="Segoe UI" w:cs="Segoe UI"/>
          <w:color w:val="333333"/>
        </w:rPr>
        <w:t>,</w:t>
      </w:r>
      <w:r>
        <w:rPr>
          <w:rFonts w:ascii="Segoe UI" w:hAnsi="Segoe UI" w:cs="Segoe UI"/>
          <w:color w:val="333333"/>
        </w:rPr>
        <w:t>即可创建一个在线仓库</w:t>
      </w:r>
      <w:r>
        <w:rPr>
          <w:rFonts w:ascii="Segoe UI" w:hAnsi="Segoe UI" w:cs="Segoe UI"/>
          <w:color w:val="333333"/>
        </w:rPr>
        <w:t xml:space="preserve">. </w:t>
      </w:r>
      <w:r>
        <w:rPr>
          <w:rFonts w:ascii="Segoe UI" w:hAnsi="Segoe UI" w:cs="Segoe UI"/>
          <w:color w:val="333333"/>
        </w:rPr>
        <w:t>因为这个仓库是挂在你的账号下的</w:t>
      </w:r>
      <w:r>
        <w:rPr>
          <w:rFonts w:ascii="Segoe UI" w:hAnsi="Segoe UI" w:cs="Segoe UI"/>
          <w:color w:val="333333"/>
        </w:rPr>
        <w:t>,</w:t>
      </w:r>
      <w:r>
        <w:rPr>
          <w:rFonts w:ascii="Segoe UI" w:hAnsi="Segoe UI" w:cs="Segoe UI"/>
          <w:color w:val="333333"/>
        </w:rPr>
        <w:t>所以可以是任意合法的字符</w:t>
      </w:r>
      <w:r>
        <w:rPr>
          <w:rFonts w:ascii="Segoe UI" w:hAnsi="Segoe UI" w:cs="Segoe UI"/>
          <w:color w:val="333333"/>
        </w:rPr>
        <w:t>,</w:t>
      </w:r>
      <w:r>
        <w:rPr>
          <w:rFonts w:ascii="Segoe UI" w:hAnsi="Segoe UI" w:cs="Segoe UI"/>
          <w:color w:val="333333"/>
        </w:rPr>
        <w:t>只要和你的其他仓库不冲突即可</w:t>
      </w:r>
      <w:r>
        <w:rPr>
          <w:rFonts w:ascii="Segoe UI" w:hAnsi="Segoe UI" w:cs="Segoe UI"/>
          <w:color w:val="333333"/>
        </w:rPr>
        <w:t>.</w:t>
      </w:r>
    </w:p>
    <w:p w:rsidR="00631FCF" w:rsidRDefault="00631FCF" w:rsidP="00E027DA">
      <w:pPr>
        <w:pStyle w:val="a8"/>
        <w:shd w:val="clear" w:color="auto" w:fill="FFFFFF"/>
        <w:spacing w:after="0" w:line="240" w:lineRule="atLeast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仓库创建成功后</w:t>
      </w:r>
      <w:r>
        <w:rPr>
          <w:rFonts w:ascii="Segoe UI" w:hAnsi="Segoe UI" w:cs="Segoe UI"/>
          <w:color w:val="333333"/>
        </w:rPr>
        <w:t>,</w:t>
      </w:r>
      <w:r>
        <w:rPr>
          <w:rFonts w:ascii="Segoe UI" w:hAnsi="Segoe UI" w:cs="Segoe UI"/>
          <w:color w:val="333333"/>
        </w:rPr>
        <w:t>就会进入仓库预览页面</w:t>
      </w:r>
      <w:r>
        <w:rPr>
          <w:rFonts w:ascii="Segoe UI" w:hAnsi="Segoe UI" w:cs="Segoe UI"/>
          <w:color w:val="333333"/>
        </w:rPr>
        <w:t xml:space="preserve">, </w:t>
      </w:r>
      <w:r>
        <w:rPr>
          <w:rFonts w:ascii="Segoe UI" w:hAnsi="Segoe UI" w:cs="Segoe UI"/>
          <w:color w:val="333333"/>
        </w:rPr>
        <w:t>如下图所示</w:t>
      </w:r>
      <w:r>
        <w:rPr>
          <w:rFonts w:ascii="Segoe UI" w:hAnsi="Segoe UI" w:cs="Segoe UI"/>
          <w:color w:val="333333"/>
        </w:rPr>
        <w:t>:</w:t>
      </w:r>
    </w:p>
    <w:p w:rsidR="00631FCF" w:rsidRDefault="00631FCF" w:rsidP="00E027DA">
      <w:pPr>
        <w:pStyle w:val="a8"/>
        <w:shd w:val="clear" w:color="auto" w:fill="FFFFFF"/>
        <w:spacing w:after="0" w:line="240" w:lineRule="atLeast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noProof/>
          <w:color w:val="4078C0"/>
        </w:rPr>
        <w:lastRenderedPageBreak/>
        <w:drawing>
          <wp:inline distT="0" distB="0" distL="0" distR="0" wp14:anchorId="5E6ABE83" wp14:editId="401B9D3A">
            <wp:extent cx="10172700" cy="8248650"/>
            <wp:effectExtent l="19050" t="0" r="0" b="0"/>
            <wp:docPr id="77" name="图片 77" descr="https://github.com/cncounter/translation/raw/master/tiemao_2014/GitHelp/302_cloneURL.png">
              <a:hlinkClick xmlns:a="http://schemas.openxmlformats.org/drawingml/2006/main" r:id="rId9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https://github.com/cncounter/translation/raw/master/tiemao_2014/GitHelp/302_cloneURL.png">
                      <a:hlinkClick r:id="rId9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72700" cy="8248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1FCF" w:rsidRDefault="00631FCF" w:rsidP="00E027DA">
      <w:pPr>
        <w:pStyle w:val="a8"/>
        <w:shd w:val="clear" w:color="auto" w:fill="FFFFFF"/>
        <w:spacing w:after="0" w:line="240" w:lineRule="atLeast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lastRenderedPageBreak/>
        <w:t>然后，我们可以点击右边的</w:t>
      </w:r>
      <w:r>
        <w:rPr>
          <w:rFonts w:ascii="Segoe UI" w:hAnsi="Segoe UI" w:cs="Segoe UI"/>
          <w:color w:val="333333"/>
        </w:rPr>
        <w:t xml:space="preserve"> HTTPS </w:t>
      </w:r>
      <w:r>
        <w:rPr>
          <w:rFonts w:ascii="Segoe UI" w:hAnsi="Segoe UI" w:cs="Segoe UI"/>
          <w:color w:val="333333"/>
        </w:rPr>
        <w:t>链接</w:t>
      </w:r>
      <w:r>
        <w:rPr>
          <w:rFonts w:ascii="Segoe UI" w:hAnsi="Segoe UI" w:cs="Segoe UI"/>
          <w:color w:val="333333"/>
        </w:rPr>
        <w:t xml:space="preserve">, </w:t>
      </w:r>
      <w:r>
        <w:rPr>
          <w:rFonts w:ascii="Segoe UI" w:hAnsi="Segoe UI" w:cs="Segoe UI"/>
          <w:color w:val="333333"/>
        </w:rPr>
        <w:t>上方的文本框里面就显示了</w:t>
      </w:r>
      <w:r>
        <w:rPr>
          <w:rFonts w:ascii="Segoe UI" w:hAnsi="Segoe UI" w:cs="Segoe UI"/>
          <w:color w:val="333333"/>
        </w:rPr>
        <w:t xml:space="preserve"> HTTPS</w:t>
      </w:r>
      <w:r>
        <w:rPr>
          <w:rFonts w:ascii="Segoe UI" w:hAnsi="Segoe UI" w:cs="Segoe UI"/>
          <w:color w:val="333333"/>
        </w:rPr>
        <w:t>协议下的仓库访问地址</w:t>
      </w:r>
      <w:r>
        <w:rPr>
          <w:rFonts w:ascii="Segoe UI" w:hAnsi="Segoe UI" w:cs="Segoe UI"/>
          <w:color w:val="333333"/>
        </w:rPr>
        <w:t xml:space="preserve">, </w:t>
      </w:r>
      <w:r>
        <w:rPr>
          <w:rFonts w:ascii="Segoe UI" w:hAnsi="Segoe UI" w:cs="Segoe UI"/>
          <w:color w:val="333333"/>
        </w:rPr>
        <w:t>可以点击进去全选</w:t>
      </w:r>
      <w:r>
        <w:rPr>
          <w:rFonts w:ascii="Segoe UI" w:hAnsi="Segoe UI" w:cs="Segoe UI"/>
          <w:color w:val="333333"/>
        </w:rPr>
        <w:t>,</w:t>
      </w:r>
      <w:r>
        <w:rPr>
          <w:rFonts w:ascii="Segoe UI" w:hAnsi="Segoe UI" w:cs="Segoe UI"/>
          <w:color w:val="333333"/>
        </w:rPr>
        <w:t>也可以点击右边的复制按钮复制到剪贴板</w:t>
      </w:r>
      <w:r>
        <w:rPr>
          <w:rFonts w:ascii="Segoe UI" w:hAnsi="Segoe UI" w:cs="Segoe UI"/>
          <w:color w:val="333333"/>
        </w:rPr>
        <w:t xml:space="preserve">. </w:t>
      </w:r>
      <w:r>
        <w:rPr>
          <w:rFonts w:ascii="Segoe UI" w:hAnsi="Segoe UI" w:cs="Segoe UI"/>
          <w:color w:val="333333"/>
        </w:rPr>
        <w:t>例如</w:t>
      </w:r>
      <w:r>
        <w:rPr>
          <w:rFonts w:ascii="Segoe UI" w:hAnsi="Segoe UI" w:cs="Segoe UI"/>
          <w:color w:val="333333"/>
        </w:rPr>
        <w:t>,</w:t>
      </w:r>
      <w:r>
        <w:rPr>
          <w:rFonts w:ascii="Segoe UI" w:hAnsi="Segoe UI" w:cs="Segoe UI"/>
          <w:color w:val="333333"/>
        </w:rPr>
        <w:t>刚刚创建的项目访问路径是</w:t>
      </w:r>
      <w:r>
        <w:rPr>
          <w:rFonts w:ascii="Segoe UI" w:hAnsi="Segoe UI" w:cs="Segoe UI"/>
          <w:color w:val="333333"/>
        </w:rPr>
        <w:t>:</w:t>
      </w:r>
    </w:p>
    <w:p w:rsidR="00631FCF" w:rsidRDefault="00631FCF" w:rsidP="00E027DA">
      <w:pPr>
        <w:pStyle w:val="HTML0"/>
        <w:shd w:val="clear" w:color="auto" w:fill="F7F7F7"/>
        <w:spacing w:line="240" w:lineRule="atLeast"/>
        <w:rPr>
          <w:rStyle w:val="HTML"/>
          <w:rFonts w:ascii="Consolas" w:hAnsi="Consolas"/>
          <w:color w:val="333333"/>
          <w:sz w:val="20"/>
          <w:szCs w:val="20"/>
        </w:rPr>
      </w:pPr>
      <w:r>
        <w:rPr>
          <w:rStyle w:val="HTML"/>
          <w:rFonts w:ascii="Consolas" w:hAnsi="Consolas"/>
          <w:color w:val="333333"/>
          <w:sz w:val="20"/>
          <w:szCs w:val="20"/>
        </w:rPr>
        <w:t>https://github.com/cncounter/LispGentleIntro.git</w:t>
      </w:r>
    </w:p>
    <w:p w:rsidR="00631FCF" w:rsidRDefault="00631FCF" w:rsidP="00E027DA">
      <w:pPr>
        <w:pStyle w:val="a8"/>
        <w:shd w:val="clear" w:color="auto" w:fill="FFFFFF"/>
        <w:spacing w:after="0" w:line="240" w:lineRule="atLeast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是一个以</w:t>
      </w:r>
      <w:r>
        <w:rPr>
          <w:rFonts w:ascii="Segoe UI" w:hAnsi="Segoe UI" w:cs="Segoe UI"/>
          <w:color w:val="333333"/>
        </w:rPr>
        <w:t xml:space="preserve"> https:// </w:t>
      </w:r>
      <w:r>
        <w:rPr>
          <w:rFonts w:ascii="Segoe UI" w:hAnsi="Segoe UI" w:cs="Segoe UI"/>
          <w:color w:val="333333"/>
        </w:rPr>
        <w:t>开始</w:t>
      </w:r>
      <w:r>
        <w:rPr>
          <w:rFonts w:ascii="Segoe UI" w:hAnsi="Segoe UI" w:cs="Segoe UI"/>
          <w:color w:val="333333"/>
        </w:rPr>
        <w:t>,</w:t>
      </w:r>
      <w:r>
        <w:rPr>
          <w:rFonts w:ascii="Segoe UI" w:hAnsi="Segoe UI" w:cs="Segoe UI"/>
          <w:color w:val="333333"/>
        </w:rPr>
        <w:t>以</w:t>
      </w:r>
      <w:r>
        <w:rPr>
          <w:rFonts w:ascii="Segoe UI" w:hAnsi="Segoe UI" w:cs="Segoe UI"/>
          <w:color w:val="333333"/>
        </w:rPr>
        <w:t xml:space="preserve"> .git </w:t>
      </w:r>
      <w:r>
        <w:rPr>
          <w:rFonts w:ascii="Segoe UI" w:hAnsi="Segoe UI" w:cs="Segoe UI"/>
          <w:color w:val="333333"/>
        </w:rPr>
        <w:t>结尾的</w:t>
      </w:r>
      <w:r>
        <w:rPr>
          <w:rFonts w:ascii="Segoe UI" w:hAnsi="Segoe UI" w:cs="Segoe UI"/>
          <w:color w:val="333333"/>
        </w:rPr>
        <w:t xml:space="preserve"> URL,</w:t>
      </w:r>
      <w:r>
        <w:rPr>
          <w:rFonts w:ascii="Segoe UI" w:hAnsi="Segoe UI" w:cs="Segoe UI"/>
          <w:color w:val="333333"/>
        </w:rPr>
        <w:t>根据提示</w:t>
      </w:r>
      <w:r>
        <w:rPr>
          <w:rFonts w:ascii="Segoe UI" w:hAnsi="Segoe UI" w:cs="Segoe UI"/>
          <w:color w:val="333333"/>
        </w:rPr>
        <w:t>,</w:t>
      </w:r>
      <w:r>
        <w:rPr>
          <w:rFonts w:ascii="Segoe UI" w:hAnsi="Segoe UI" w:cs="Segoe UI"/>
          <w:color w:val="333333"/>
        </w:rPr>
        <w:t>叫做</w:t>
      </w:r>
      <w:r>
        <w:rPr>
          <w:rFonts w:ascii="Segoe UI" w:hAnsi="Segoe UI" w:cs="Segoe UI"/>
          <w:color w:val="333333"/>
        </w:rPr>
        <w:t xml:space="preserve"> clone URL.</w:t>
      </w:r>
    </w:p>
    <w:p w:rsidR="00631FCF" w:rsidRDefault="00631FCF" w:rsidP="00E027DA">
      <w:pPr>
        <w:pStyle w:val="a8"/>
        <w:shd w:val="clear" w:color="auto" w:fill="FFFFFF"/>
        <w:spacing w:after="0" w:line="240" w:lineRule="atLeast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好了</w:t>
      </w:r>
      <w:r>
        <w:rPr>
          <w:rFonts w:ascii="Segoe UI" w:hAnsi="Segoe UI" w:cs="Segoe UI"/>
          <w:color w:val="333333"/>
        </w:rPr>
        <w:t>,</w:t>
      </w:r>
      <w:r>
        <w:rPr>
          <w:rFonts w:ascii="Segoe UI" w:hAnsi="Segoe UI" w:cs="Segoe UI"/>
          <w:color w:val="333333"/>
        </w:rPr>
        <w:t>仓库创建完成</w:t>
      </w:r>
      <w:r>
        <w:rPr>
          <w:rFonts w:ascii="Segoe UI" w:hAnsi="Segoe UI" w:cs="Segoe UI"/>
          <w:color w:val="333333"/>
        </w:rPr>
        <w:t>,</w:t>
      </w:r>
      <w:r>
        <w:rPr>
          <w:rFonts w:ascii="Segoe UI" w:hAnsi="Segoe UI" w:cs="Segoe UI"/>
          <w:color w:val="333333"/>
        </w:rPr>
        <w:t>可以进入下一步了</w:t>
      </w:r>
      <w:r>
        <w:rPr>
          <w:rFonts w:ascii="Segoe UI" w:hAnsi="Segoe UI" w:cs="Segoe UI"/>
          <w:color w:val="333333"/>
        </w:rPr>
        <w:t>.</w:t>
      </w:r>
    </w:p>
    <w:p w:rsidR="00631FCF" w:rsidRDefault="00631FCF" w:rsidP="00E027DA">
      <w:pPr>
        <w:pStyle w:val="2"/>
        <w:pBdr>
          <w:bottom w:val="single" w:sz="6" w:space="4" w:color="EEEEEE"/>
        </w:pBdr>
        <w:shd w:val="clear" w:color="auto" w:fill="FFFFFF"/>
        <w:spacing w:before="0" w:after="0" w:line="240" w:lineRule="atLeast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2. Git</w:t>
      </w:r>
      <w:r>
        <w:rPr>
          <w:rFonts w:ascii="Segoe UI" w:hAnsi="Segoe UI" w:cs="Segoe UI"/>
          <w:color w:val="333333"/>
        </w:rPr>
        <w:t>使用与操作</w:t>
      </w:r>
    </w:p>
    <w:p w:rsidR="00631FCF" w:rsidRDefault="00631FCF" w:rsidP="00E027DA">
      <w:pPr>
        <w:pStyle w:val="a8"/>
        <w:shd w:val="clear" w:color="auto" w:fill="FFFFFF"/>
        <w:spacing w:after="0" w:line="240" w:lineRule="atLeast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如果你偏爱命令行</w:t>
      </w:r>
      <w:r>
        <w:rPr>
          <w:rFonts w:ascii="Segoe UI" w:hAnsi="Segoe UI" w:cs="Segoe UI"/>
          <w:color w:val="333333"/>
        </w:rPr>
        <w:t>,</w:t>
      </w:r>
      <w:r>
        <w:rPr>
          <w:rFonts w:ascii="Segoe UI" w:hAnsi="Segoe UI" w:cs="Segoe UI"/>
          <w:color w:val="333333"/>
        </w:rPr>
        <w:t>那么可以简单参考下这一小节</w:t>
      </w:r>
      <w:r>
        <w:rPr>
          <w:rFonts w:ascii="Segoe UI" w:hAnsi="Segoe UI" w:cs="Segoe UI"/>
          <w:color w:val="333333"/>
        </w:rPr>
        <w:t xml:space="preserve">. </w:t>
      </w:r>
      <w:r>
        <w:rPr>
          <w:rFonts w:ascii="Segoe UI" w:hAnsi="Segoe UI" w:cs="Segoe UI"/>
          <w:color w:val="333333"/>
        </w:rPr>
        <w:t>否则</w:t>
      </w:r>
      <w:r>
        <w:rPr>
          <w:rFonts w:ascii="Segoe UI" w:hAnsi="Segoe UI" w:cs="Segoe UI"/>
          <w:color w:val="333333"/>
        </w:rPr>
        <w:t>,</w:t>
      </w:r>
      <w:r>
        <w:rPr>
          <w:rFonts w:ascii="Segoe UI" w:hAnsi="Segoe UI" w:cs="Segoe UI"/>
          <w:color w:val="333333"/>
        </w:rPr>
        <w:t>请往下翻</w:t>
      </w:r>
      <w:r>
        <w:rPr>
          <w:rFonts w:ascii="Segoe UI" w:hAnsi="Segoe UI" w:cs="Segoe UI"/>
          <w:color w:val="333333"/>
        </w:rPr>
        <w:t>,</w:t>
      </w:r>
      <w:r>
        <w:rPr>
          <w:rFonts w:ascii="Segoe UI" w:hAnsi="Segoe UI" w:cs="Segoe UI"/>
          <w:color w:val="333333"/>
        </w:rPr>
        <w:t>直接看</w:t>
      </w:r>
      <w:r>
        <w:rPr>
          <w:rFonts w:ascii="Segoe UI" w:hAnsi="Segoe UI" w:cs="Segoe UI"/>
          <w:color w:val="333333"/>
        </w:rPr>
        <w:t> </w:t>
      </w:r>
      <w:hyperlink r:id="rId92" w:anchor="tgitoperate" w:tgtFrame="_blank" w:history="1">
        <w:r>
          <w:rPr>
            <w:rStyle w:val="a7"/>
            <w:rFonts w:ascii="Segoe UI" w:hAnsi="Segoe UI" w:cs="Segoe UI"/>
            <w:b/>
            <w:bCs/>
            <w:color w:val="4078C0"/>
          </w:rPr>
          <w:t>TortoiseGit</w:t>
        </w:r>
        <w:r>
          <w:rPr>
            <w:rStyle w:val="a7"/>
            <w:rFonts w:ascii="Segoe UI" w:hAnsi="Segoe UI" w:cs="Segoe UI"/>
            <w:b/>
            <w:bCs/>
            <w:color w:val="4078C0"/>
          </w:rPr>
          <w:t>使用与操作</w:t>
        </w:r>
      </w:hyperlink>
    </w:p>
    <w:p w:rsidR="00631FCF" w:rsidRDefault="00631FCF" w:rsidP="00E027DA">
      <w:pPr>
        <w:pStyle w:val="3"/>
        <w:shd w:val="clear" w:color="auto" w:fill="FFFFFF"/>
        <w:spacing w:before="0" w:after="0" w:line="240" w:lineRule="atLeast"/>
        <w:rPr>
          <w:rFonts w:ascii="Segoe UI" w:hAnsi="Segoe UI" w:cs="Segoe UI"/>
          <w:color w:val="333333"/>
          <w:sz w:val="26"/>
          <w:szCs w:val="26"/>
        </w:rPr>
      </w:pPr>
      <w:r>
        <w:rPr>
          <w:rFonts w:ascii="Segoe UI" w:hAnsi="Segoe UI" w:cs="Segoe UI"/>
          <w:color w:val="333333"/>
          <w:sz w:val="26"/>
          <w:szCs w:val="26"/>
        </w:rPr>
        <w:t xml:space="preserve">2.1 </w:t>
      </w:r>
      <w:r>
        <w:rPr>
          <w:rFonts w:ascii="Segoe UI" w:hAnsi="Segoe UI" w:cs="Segoe UI"/>
          <w:color w:val="333333"/>
          <w:sz w:val="26"/>
          <w:szCs w:val="26"/>
        </w:rPr>
        <w:t>克隆项目</w:t>
      </w:r>
      <w:r>
        <w:rPr>
          <w:rFonts w:ascii="Segoe UI" w:hAnsi="Segoe UI" w:cs="Segoe UI"/>
          <w:color w:val="333333"/>
          <w:sz w:val="26"/>
          <w:szCs w:val="26"/>
        </w:rPr>
        <w:t>(clone ...)</w:t>
      </w:r>
    </w:p>
    <w:p w:rsidR="00631FCF" w:rsidRDefault="00631FCF" w:rsidP="00E027DA">
      <w:pPr>
        <w:pStyle w:val="a8"/>
        <w:shd w:val="clear" w:color="auto" w:fill="FFFFFF"/>
        <w:spacing w:after="0" w:line="240" w:lineRule="atLeast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 xml:space="preserve">Win+R </w:t>
      </w:r>
      <w:r>
        <w:rPr>
          <w:rFonts w:ascii="Segoe UI" w:hAnsi="Segoe UI" w:cs="Segoe UI"/>
          <w:color w:val="333333"/>
        </w:rPr>
        <w:t>快捷键打开运行对话框</w:t>
      </w:r>
      <w:r>
        <w:rPr>
          <w:rFonts w:ascii="Segoe UI" w:hAnsi="Segoe UI" w:cs="Segoe UI"/>
          <w:color w:val="333333"/>
        </w:rPr>
        <w:t>,</w:t>
      </w:r>
      <w:r>
        <w:rPr>
          <w:rFonts w:ascii="Segoe UI" w:hAnsi="Segoe UI" w:cs="Segoe UI"/>
          <w:color w:val="333333"/>
        </w:rPr>
        <w:t>输入</w:t>
      </w:r>
      <w:r>
        <w:rPr>
          <w:rFonts w:ascii="Segoe UI" w:hAnsi="Segoe UI" w:cs="Segoe UI"/>
          <w:color w:val="333333"/>
        </w:rPr>
        <w:t> </w:t>
      </w:r>
      <w:r>
        <w:rPr>
          <w:rStyle w:val="HTML"/>
          <w:rFonts w:ascii="Consolas" w:hAnsi="Consolas"/>
          <w:color w:val="333333"/>
          <w:sz w:val="20"/>
          <w:szCs w:val="20"/>
        </w:rPr>
        <w:t>cmd</w:t>
      </w:r>
      <w:r>
        <w:rPr>
          <w:rFonts w:ascii="Segoe UI" w:hAnsi="Segoe UI" w:cs="Segoe UI"/>
          <w:color w:val="333333"/>
        </w:rPr>
        <w:t> </w:t>
      </w:r>
      <w:r>
        <w:rPr>
          <w:rFonts w:ascii="Segoe UI" w:hAnsi="Segoe UI" w:cs="Segoe UI"/>
          <w:color w:val="333333"/>
        </w:rPr>
        <w:t>回车</w:t>
      </w:r>
      <w:r>
        <w:rPr>
          <w:rFonts w:ascii="Segoe UI" w:hAnsi="Segoe UI" w:cs="Segoe UI"/>
          <w:color w:val="333333"/>
        </w:rPr>
        <w:t xml:space="preserve">, </w:t>
      </w:r>
      <w:r>
        <w:rPr>
          <w:rFonts w:ascii="Segoe UI" w:hAnsi="Segoe UI" w:cs="Segoe UI"/>
          <w:color w:val="333333"/>
        </w:rPr>
        <w:t>在</w:t>
      </w:r>
      <w:r>
        <w:rPr>
          <w:rFonts w:ascii="Segoe UI" w:hAnsi="Segoe UI" w:cs="Segoe UI"/>
          <w:color w:val="333333"/>
        </w:rPr>
        <w:t xml:space="preserve"> cmd </w:t>
      </w:r>
      <w:r>
        <w:rPr>
          <w:rFonts w:ascii="Segoe UI" w:hAnsi="Segoe UI" w:cs="Segoe UI"/>
          <w:color w:val="333333"/>
        </w:rPr>
        <w:t>中</w:t>
      </w:r>
      <w:r>
        <w:rPr>
          <w:rFonts w:ascii="Segoe UI" w:hAnsi="Segoe UI" w:cs="Segoe UI"/>
          <w:color w:val="333333"/>
        </w:rPr>
        <w:t>(</w:t>
      </w:r>
      <w:r>
        <w:rPr>
          <w:rFonts w:ascii="Segoe UI" w:hAnsi="Segoe UI" w:cs="Segoe UI"/>
          <w:color w:val="333333"/>
        </w:rPr>
        <w:t>其实在</w:t>
      </w:r>
      <w:r>
        <w:rPr>
          <w:rFonts w:ascii="Segoe UI" w:hAnsi="Segoe UI" w:cs="Segoe UI"/>
          <w:color w:val="333333"/>
        </w:rPr>
        <w:t xml:space="preserve"> GitBash</w:t>
      </w:r>
      <w:r>
        <w:rPr>
          <w:rFonts w:ascii="Segoe UI" w:hAnsi="Segoe UI" w:cs="Segoe UI"/>
          <w:color w:val="333333"/>
        </w:rPr>
        <w:t>中也可以</w:t>
      </w:r>
      <w:r>
        <w:rPr>
          <w:rFonts w:ascii="Segoe UI" w:hAnsi="Segoe UI" w:cs="Segoe UI"/>
          <w:color w:val="333333"/>
        </w:rPr>
        <w:t xml:space="preserve">), cd </w:t>
      </w:r>
      <w:r>
        <w:rPr>
          <w:rFonts w:ascii="Segoe UI" w:hAnsi="Segoe UI" w:cs="Segoe UI"/>
          <w:color w:val="333333"/>
        </w:rPr>
        <w:t>切换到存放</w:t>
      </w:r>
      <w:r>
        <w:rPr>
          <w:rFonts w:ascii="Segoe UI" w:hAnsi="Segoe UI" w:cs="Segoe UI"/>
          <w:color w:val="333333"/>
        </w:rPr>
        <w:t>git</w:t>
      </w:r>
      <w:r>
        <w:rPr>
          <w:rFonts w:ascii="Segoe UI" w:hAnsi="Segoe UI" w:cs="Segoe UI"/>
          <w:color w:val="333333"/>
        </w:rPr>
        <w:t>项目的目录</w:t>
      </w:r>
      <w:r>
        <w:rPr>
          <w:rFonts w:ascii="Segoe UI" w:hAnsi="Segoe UI" w:cs="Segoe UI"/>
          <w:color w:val="333333"/>
        </w:rPr>
        <w:t xml:space="preserve">, </w:t>
      </w:r>
      <w:r>
        <w:rPr>
          <w:rFonts w:ascii="Segoe UI" w:hAnsi="Segoe UI" w:cs="Segoe UI"/>
          <w:color w:val="333333"/>
        </w:rPr>
        <w:t>如</w:t>
      </w:r>
      <w:r>
        <w:rPr>
          <w:rFonts w:ascii="Segoe UI" w:hAnsi="Segoe UI" w:cs="Segoe UI"/>
          <w:color w:val="333333"/>
        </w:rPr>
        <w:t>:</w:t>
      </w:r>
    </w:p>
    <w:p w:rsidR="00631FCF" w:rsidRDefault="00631FCF" w:rsidP="00E027DA">
      <w:pPr>
        <w:pStyle w:val="HTML0"/>
        <w:shd w:val="clear" w:color="auto" w:fill="F7F7F7"/>
        <w:spacing w:line="240" w:lineRule="atLeast"/>
        <w:rPr>
          <w:rStyle w:val="HTML"/>
          <w:rFonts w:ascii="Consolas" w:hAnsi="Consolas"/>
          <w:color w:val="333333"/>
          <w:sz w:val="20"/>
          <w:szCs w:val="20"/>
        </w:rPr>
      </w:pPr>
      <w:r>
        <w:rPr>
          <w:rStyle w:val="HTML"/>
          <w:rFonts w:ascii="Consolas" w:hAnsi="Consolas"/>
          <w:color w:val="333333"/>
          <w:sz w:val="20"/>
          <w:szCs w:val="20"/>
        </w:rPr>
        <w:t>Microsoft Windows [</w:t>
      </w:r>
      <w:r>
        <w:rPr>
          <w:rStyle w:val="HTML"/>
          <w:rFonts w:ascii="Consolas" w:hAnsi="Consolas"/>
          <w:color w:val="333333"/>
          <w:sz w:val="20"/>
          <w:szCs w:val="20"/>
        </w:rPr>
        <w:t>版本</w:t>
      </w:r>
      <w:r>
        <w:rPr>
          <w:rStyle w:val="HTML"/>
          <w:rFonts w:ascii="Consolas" w:hAnsi="Consolas"/>
          <w:color w:val="333333"/>
          <w:sz w:val="20"/>
          <w:szCs w:val="20"/>
        </w:rPr>
        <w:t xml:space="preserve"> 6.1.7601]</w:t>
      </w:r>
    </w:p>
    <w:p w:rsidR="00631FCF" w:rsidRDefault="00631FCF" w:rsidP="00E027DA">
      <w:pPr>
        <w:pStyle w:val="HTML0"/>
        <w:shd w:val="clear" w:color="auto" w:fill="F7F7F7"/>
        <w:spacing w:line="240" w:lineRule="atLeast"/>
        <w:rPr>
          <w:rStyle w:val="HTML"/>
          <w:rFonts w:ascii="Consolas" w:hAnsi="Consolas"/>
          <w:color w:val="333333"/>
          <w:sz w:val="20"/>
          <w:szCs w:val="20"/>
        </w:rPr>
      </w:pPr>
      <w:r>
        <w:rPr>
          <w:rStyle w:val="HTML"/>
          <w:rFonts w:ascii="Consolas" w:hAnsi="Consolas"/>
          <w:color w:val="333333"/>
          <w:sz w:val="20"/>
          <w:szCs w:val="20"/>
        </w:rPr>
        <w:t>版权所有</w:t>
      </w:r>
      <w:r>
        <w:rPr>
          <w:rStyle w:val="HTML"/>
          <w:rFonts w:ascii="Consolas" w:hAnsi="Consolas"/>
          <w:color w:val="333333"/>
          <w:sz w:val="20"/>
          <w:szCs w:val="20"/>
        </w:rPr>
        <w:t xml:space="preserve"> (c) 2009 Microsoft Corporation</w:t>
      </w:r>
      <w:r>
        <w:rPr>
          <w:rStyle w:val="HTML"/>
          <w:rFonts w:ascii="Consolas" w:hAnsi="Consolas"/>
          <w:color w:val="333333"/>
          <w:sz w:val="20"/>
          <w:szCs w:val="20"/>
        </w:rPr>
        <w:t>。保留所有权利。</w:t>
      </w:r>
    </w:p>
    <w:p w:rsidR="00631FCF" w:rsidRDefault="00631FCF" w:rsidP="00E027DA">
      <w:pPr>
        <w:pStyle w:val="HTML0"/>
        <w:shd w:val="clear" w:color="auto" w:fill="F7F7F7"/>
        <w:spacing w:line="240" w:lineRule="atLeast"/>
        <w:rPr>
          <w:rStyle w:val="HTML"/>
          <w:rFonts w:ascii="Consolas" w:hAnsi="Consolas"/>
          <w:color w:val="333333"/>
          <w:sz w:val="20"/>
          <w:szCs w:val="20"/>
        </w:rPr>
      </w:pPr>
    </w:p>
    <w:p w:rsidR="00631FCF" w:rsidRDefault="00631FCF" w:rsidP="00E027DA">
      <w:pPr>
        <w:pStyle w:val="HTML0"/>
        <w:shd w:val="clear" w:color="auto" w:fill="F7F7F7"/>
        <w:spacing w:line="240" w:lineRule="atLeast"/>
        <w:rPr>
          <w:rStyle w:val="HTML"/>
          <w:rFonts w:ascii="Consolas" w:hAnsi="Consolas"/>
          <w:color w:val="333333"/>
          <w:sz w:val="20"/>
          <w:szCs w:val="20"/>
        </w:rPr>
      </w:pPr>
      <w:r>
        <w:rPr>
          <w:rStyle w:val="HTML"/>
          <w:rFonts w:ascii="Consolas" w:hAnsi="Consolas"/>
          <w:color w:val="333333"/>
          <w:sz w:val="20"/>
          <w:szCs w:val="20"/>
        </w:rPr>
        <w:t>C:\Users\Administrator&gt;F:</w:t>
      </w:r>
    </w:p>
    <w:p w:rsidR="00631FCF" w:rsidRDefault="00631FCF" w:rsidP="00E027DA">
      <w:pPr>
        <w:pStyle w:val="HTML0"/>
        <w:shd w:val="clear" w:color="auto" w:fill="F7F7F7"/>
        <w:spacing w:line="240" w:lineRule="atLeast"/>
        <w:rPr>
          <w:rStyle w:val="HTML"/>
          <w:rFonts w:ascii="Consolas" w:hAnsi="Consolas"/>
          <w:color w:val="333333"/>
          <w:sz w:val="20"/>
          <w:szCs w:val="20"/>
        </w:rPr>
      </w:pPr>
    </w:p>
    <w:p w:rsidR="00631FCF" w:rsidRDefault="00631FCF" w:rsidP="00E027DA">
      <w:pPr>
        <w:pStyle w:val="HTML0"/>
        <w:shd w:val="clear" w:color="auto" w:fill="F7F7F7"/>
        <w:spacing w:line="240" w:lineRule="atLeast"/>
        <w:rPr>
          <w:rStyle w:val="HTML"/>
          <w:rFonts w:ascii="Consolas" w:hAnsi="Consolas"/>
          <w:color w:val="333333"/>
          <w:sz w:val="20"/>
          <w:szCs w:val="20"/>
        </w:rPr>
      </w:pPr>
      <w:r>
        <w:rPr>
          <w:rStyle w:val="HTML"/>
          <w:rFonts w:ascii="Consolas" w:hAnsi="Consolas"/>
          <w:color w:val="333333"/>
          <w:sz w:val="20"/>
          <w:szCs w:val="20"/>
        </w:rPr>
        <w:t>F:\&gt;cd GIT_ALL</w:t>
      </w:r>
    </w:p>
    <w:p w:rsidR="00631FCF" w:rsidRDefault="00631FCF" w:rsidP="00E027DA">
      <w:pPr>
        <w:pStyle w:val="a8"/>
        <w:shd w:val="clear" w:color="auto" w:fill="FFFFFF"/>
        <w:spacing w:after="0" w:line="240" w:lineRule="atLeast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然后执行命令</w:t>
      </w:r>
      <w:r>
        <w:rPr>
          <w:rFonts w:ascii="Segoe UI" w:hAnsi="Segoe UI" w:cs="Segoe UI"/>
          <w:color w:val="333333"/>
        </w:rPr>
        <w:t>: </w:t>
      </w:r>
      <w:r>
        <w:rPr>
          <w:rStyle w:val="HTML"/>
          <w:rFonts w:ascii="Consolas" w:hAnsi="Consolas"/>
          <w:color w:val="333333"/>
          <w:sz w:val="20"/>
          <w:szCs w:val="20"/>
        </w:rPr>
        <w:t>git clone https://github.com/cncounter/LispGentleIntro.git</w:t>
      </w:r>
      <w:r>
        <w:rPr>
          <w:rFonts w:ascii="Segoe UI" w:hAnsi="Segoe UI" w:cs="Segoe UI"/>
          <w:color w:val="333333"/>
        </w:rPr>
        <w:t> ,</w:t>
      </w:r>
      <w:r>
        <w:rPr>
          <w:rFonts w:ascii="Segoe UI" w:hAnsi="Segoe UI" w:cs="Segoe UI"/>
          <w:color w:val="333333"/>
        </w:rPr>
        <w:t>就会把项目克隆到当前目录下</w:t>
      </w:r>
      <w:r>
        <w:rPr>
          <w:rFonts w:ascii="Segoe UI" w:hAnsi="Segoe UI" w:cs="Segoe UI"/>
          <w:color w:val="333333"/>
        </w:rPr>
        <w:t xml:space="preserve">, </w:t>
      </w:r>
      <w:r>
        <w:rPr>
          <w:rFonts w:ascii="Segoe UI" w:hAnsi="Segoe UI" w:cs="Segoe UI"/>
          <w:color w:val="333333"/>
        </w:rPr>
        <w:t>项目的目录名字默认为</w:t>
      </w:r>
      <w:r>
        <w:rPr>
          <w:rFonts w:ascii="Segoe UI" w:hAnsi="Segoe UI" w:cs="Segoe UI"/>
          <w:color w:val="333333"/>
        </w:rPr>
        <w:t> </w:t>
      </w:r>
      <w:r>
        <w:rPr>
          <w:rFonts w:ascii="Segoe UI" w:hAnsi="Segoe UI" w:cs="Segoe UI"/>
          <w:b/>
          <w:bCs/>
          <w:color w:val="333333"/>
        </w:rPr>
        <w:t>LispGentleIntro</w:t>
      </w:r>
      <w:r>
        <w:rPr>
          <w:rFonts w:ascii="Segoe UI" w:hAnsi="Segoe UI" w:cs="Segoe UI"/>
          <w:color w:val="333333"/>
        </w:rPr>
        <w:t>.</w:t>
      </w:r>
    </w:p>
    <w:p w:rsidR="00631FCF" w:rsidRDefault="00631FCF" w:rsidP="00E027DA">
      <w:pPr>
        <w:pStyle w:val="HTML0"/>
        <w:shd w:val="clear" w:color="auto" w:fill="F7F7F7"/>
        <w:spacing w:line="240" w:lineRule="atLeast"/>
        <w:rPr>
          <w:rStyle w:val="HTML"/>
          <w:rFonts w:ascii="Consolas" w:hAnsi="Consolas"/>
          <w:color w:val="333333"/>
          <w:sz w:val="20"/>
          <w:szCs w:val="20"/>
        </w:rPr>
      </w:pPr>
      <w:r>
        <w:rPr>
          <w:rStyle w:val="HTML"/>
          <w:rFonts w:ascii="Consolas" w:hAnsi="Consolas"/>
          <w:color w:val="333333"/>
          <w:sz w:val="20"/>
          <w:szCs w:val="20"/>
        </w:rPr>
        <w:t>F:\GIT_ALL&gt;git clone https://github.com/cncounter/LispGentleIntro.git</w:t>
      </w:r>
    </w:p>
    <w:p w:rsidR="00631FCF" w:rsidRDefault="00631FCF" w:rsidP="00E027DA">
      <w:pPr>
        <w:pStyle w:val="HTML0"/>
        <w:shd w:val="clear" w:color="auto" w:fill="F7F7F7"/>
        <w:spacing w:line="240" w:lineRule="atLeast"/>
        <w:rPr>
          <w:rStyle w:val="HTML"/>
          <w:rFonts w:ascii="Consolas" w:hAnsi="Consolas"/>
          <w:color w:val="333333"/>
          <w:sz w:val="20"/>
          <w:szCs w:val="20"/>
        </w:rPr>
      </w:pPr>
      <w:r>
        <w:rPr>
          <w:rStyle w:val="HTML"/>
          <w:rFonts w:ascii="Consolas" w:hAnsi="Consolas"/>
          <w:color w:val="333333"/>
          <w:sz w:val="20"/>
          <w:szCs w:val="20"/>
        </w:rPr>
        <w:t>Cloning into 'LispGentleIntro'...</w:t>
      </w:r>
    </w:p>
    <w:p w:rsidR="00631FCF" w:rsidRDefault="00631FCF" w:rsidP="00E027DA">
      <w:pPr>
        <w:pStyle w:val="HTML0"/>
        <w:shd w:val="clear" w:color="auto" w:fill="F7F7F7"/>
        <w:spacing w:line="240" w:lineRule="atLeast"/>
        <w:rPr>
          <w:rStyle w:val="HTML"/>
          <w:rFonts w:ascii="Consolas" w:hAnsi="Consolas"/>
          <w:color w:val="333333"/>
          <w:sz w:val="20"/>
          <w:szCs w:val="20"/>
        </w:rPr>
      </w:pPr>
      <w:r>
        <w:rPr>
          <w:rStyle w:val="HTML"/>
          <w:rFonts w:ascii="Consolas" w:hAnsi="Consolas"/>
          <w:color w:val="333333"/>
          <w:sz w:val="20"/>
          <w:szCs w:val="20"/>
        </w:rPr>
        <w:t>remote: Counting objects: 5, done.</w:t>
      </w:r>
    </w:p>
    <w:p w:rsidR="00631FCF" w:rsidRDefault="00631FCF" w:rsidP="00E027DA">
      <w:pPr>
        <w:pStyle w:val="HTML0"/>
        <w:shd w:val="clear" w:color="auto" w:fill="F7F7F7"/>
        <w:spacing w:line="240" w:lineRule="atLeast"/>
        <w:rPr>
          <w:rStyle w:val="HTML"/>
          <w:rFonts w:ascii="Consolas" w:hAnsi="Consolas"/>
          <w:color w:val="333333"/>
          <w:sz w:val="20"/>
          <w:szCs w:val="20"/>
        </w:rPr>
      </w:pPr>
      <w:r>
        <w:rPr>
          <w:rStyle w:val="HTML"/>
          <w:rFonts w:ascii="Consolas" w:hAnsi="Consolas"/>
          <w:color w:val="333333"/>
          <w:sz w:val="20"/>
          <w:szCs w:val="20"/>
        </w:rPr>
        <w:t>remote: Compressing objects: 100% (4/4), done.</w:t>
      </w:r>
    </w:p>
    <w:p w:rsidR="00631FCF" w:rsidRDefault="00631FCF" w:rsidP="00E027DA">
      <w:pPr>
        <w:pStyle w:val="HTML0"/>
        <w:shd w:val="clear" w:color="auto" w:fill="F7F7F7"/>
        <w:spacing w:line="240" w:lineRule="atLeast"/>
        <w:rPr>
          <w:rStyle w:val="HTML"/>
          <w:rFonts w:ascii="Consolas" w:hAnsi="Consolas"/>
          <w:color w:val="333333"/>
          <w:sz w:val="20"/>
          <w:szCs w:val="20"/>
        </w:rPr>
      </w:pPr>
      <w:r>
        <w:rPr>
          <w:rStyle w:val="HTML"/>
          <w:rFonts w:ascii="Consolas" w:hAnsi="Consolas"/>
          <w:color w:val="333333"/>
          <w:sz w:val="20"/>
          <w:szCs w:val="20"/>
        </w:rPr>
        <w:t>remote: Total 5 (delta 0), reused 0 (delta 0)</w:t>
      </w:r>
    </w:p>
    <w:p w:rsidR="00631FCF" w:rsidRDefault="00631FCF" w:rsidP="00E027DA">
      <w:pPr>
        <w:pStyle w:val="HTML0"/>
        <w:shd w:val="clear" w:color="auto" w:fill="F7F7F7"/>
        <w:spacing w:line="240" w:lineRule="atLeast"/>
        <w:rPr>
          <w:rStyle w:val="HTML"/>
          <w:rFonts w:ascii="Consolas" w:hAnsi="Consolas"/>
          <w:color w:val="333333"/>
          <w:sz w:val="20"/>
          <w:szCs w:val="20"/>
        </w:rPr>
      </w:pPr>
      <w:r>
        <w:rPr>
          <w:rStyle w:val="HTML"/>
          <w:rFonts w:ascii="Consolas" w:hAnsi="Consolas"/>
          <w:color w:val="333333"/>
          <w:sz w:val="20"/>
          <w:szCs w:val="20"/>
        </w:rPr>
        <w:t>Unpacking objects: 100% (5/5), done.</w:t>
      </w:r>
    </w:p>
    <w:p w:rsidR="00631FCF" w:rsidRDefault="00631FCF" w:rsidP="00E027DA">
      <w:pPr>
        <w:pStyle w:val="HTML0"/>
        <w:shd w:val="clear" w:color="auto" w:fill="F7F7F7"/>
        <w:spacing w:line="240" w:lineRule="atLeast"/>
        <w:rPr>
          <w:rStyle w:val="HTML"/>
          <w:rFonts w:ascii="Consolas" w:hAnsi="Consolas"/>
          <w:color w:val="333333"/>
          <w:sz w:val="20"/>
          <w:szCs w:val="20"/>
        </w:rPr>
      </w:pPr>
      <w:r>
        <w:rPr>
          <w:rStyle w:val="HTML"/>
          <w:rFonts w:ascii="Consolas" w:hAnsi="Consolas"/>
          <w:color w:val="333333"/>
          <w:sz w:val="20"/>
          <w:szCs w:val="20"/>
        </w:rPr>
        <w:t>Checking connectivity... done.</w:t>
      </w:r>
    </w:p>
    <w:p w:rsidR="00631FCF" w:rsidRDefault="00631FCF" w:rsidP="00E027DA">
      <w:pPr>
        <w:pStyle w:val="a8"/>
        <w:shd w:val="clear" w:color="auto" w:fill="FFFFFF"/>
        <w:spacing w:after="0" w:line="240" w:lineRule="atLeast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命令行截图如下</w:t>
      </w:r>
      <w:r>
        <w:rPr>
          <w:rFonts w:ascii="Segoe UI" w:hAnsi="Segoe UI" w:cs="Segoe UI"/>
          <w:color w:val="333333"/>
        </w:rPr>
        <w:t>:</w:t>
      </w:r>
    </w:p>
    <w:p w:rsidR="00631FCF" w:rsidRDefault="00631FCF" w:rsidP="00E027DA">
      <w:pPr>
        <w:pStyle w:val="a8"/>
        <w:shd w:val="clear" w:color="auto" w:fill="FFFFFF"/>
        <w:spacing w:after="0" w:line="240" w:lineRule="atLeast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noProof/>
          <w:color w:val="4078C0"/>
        </w:rPr>
        <w:lastRenderedPageBreak/>
        <w:drawing>
          <wp:inline distT="0" distB="0" distL="0" distR="0" wp14:anchorId="7E6B9AA6" wp14:editId="0118D7AE">
            <wp:extent cx="7143750" cy="3714750"/>
            <wp:effectExtent l="19050" t="0" r="0" b="0"/>
            <wp:docPr id="78" name="图片 78" descr="https://github.com/cncounter/translation/raw/master/tiemao_2014/GitHelp/303_gitclone.png">
              <a:hlinkClick xmlns:a="http://schemas.openxmlformats.org/drawingml/2006/main" r:id="rId9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https://github.com/cncounter/translation/raw/master/tiemao_2014/GitHelp/303_gitclone.png">
                      <a:hlinkClick r:id="rId9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1FCF" w:rsidRDefault="00631FCF" w:rsidP="00E027DA">
      <w:pPr>
        <w:pStyle w:val="3"/>
        <w:shd w:val="clear" w:color="auto" w:fill="FFFFFF"/>
        <w:spacing w:before="0" w:after="0" w:line="240" w:lineRule="atLeast"/>
        <w:rPr>
          <w:rFonts w:ascii="Segoe UI" w:hAnsi="Segoe UI" w:cs="Segoe UI"/>
          <w:color w:val="333333"/>
          <w:sz w:val="26"/>
          <w:szCs w:val="26"/>
        </w:rPr>
      </w:pPr>
      <w:r>
        <w:rPr>
          <w:rFonts w:ascii="Segoe UI" w:hAnsi="Segoe UI" w:cs="Segoe UI"/>
          <w:color w:val="333333"/>
          <w:sz w:val="26"/>
          <w:szCs w:val="26"/>
        </w:rPr>
        <w:t xml:space="preserve">2.2 </w:t>
      </w:r>
      <w:r>
        <w:rPr>
          <w:rFonts w:ascii="Segoe UI" w:hAnsi="Segoe UI" w:cs="Segoe UI"/>
          <w:color w:val="333333"/>
          <w:sz w:val="26"/>
          <w:szCs w:val="26"/>
        </w:rPr>
        <w:t>提交项目</w:t>
      </w:r>
      <w:r>
        <w:rPr>
          <w:rFonts w:ascii="Segoe UI" w:hAnsi="Segoe UI" w:cs="Segoe UI"/>
          <w:color w:val="333333"/>
          <w:sz w:val="26"/>
          <w:szCs w:val="26"/>
        </w:rPr>
        <w:t>(commit ...)</w:t>
      </w:r>
    </w:p>
    <w:p w:rsidR="00631FCF" w:rsidRDefault="00631FCF" w:rsidP="00E027DA">
      <w:pPr>
        <w:pStyle w:val="a8"/>
        <w:shd w:val="clear" w:color="auto" w:fill="FFFFFF"/>
        <w:spacing w:after="0" w:line="240" w:lineRule="atLeast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然后可以</w:t>
      </w:r>
      <w:r>
        <w:rPr>
          <w:rFonts w:ascii="Segoe UI" w:hAnsi="Segoe UI" w:cs="Segoe UI"/>
          <w:color w:val="333333"/>
        </w:rPr>
        <w:t> </w:t>
      </w:r>
      <w:r>
        <w:rPr>
          <w:rStyle w:val="HTML"/>
          <w:rFonts w:ascii="Consolas" w:hAnsi="Consolas"/>
          <w:color w:val="333333"/>
          <w:sz w:val="20"/>
          <w:szCs w:val="20"/>
        </w:rPr>
        <w:t>cd</w:t>
      </w:r>
      <w:r>
        <w:rPr>
          <w:rFonts w:ascii="Segoe UI" w:hAnsi="Segoe UI" w:cs="Segoe UI"/>
          <w:color w:val="333333"/>
        </w:rPr>
        <w:t> </w:t>
      </w:r>
      <w:r>
        <w:rPr>
          <w:rFonts w:ascii="Segoe UI" w:hAnsi="Segoe UI" w:cs="Segoe UI"/>
          <w:color w:val="333333"/>
        </w:rPr>
        <w:t>切换到</w:t>
      </w:r>
      <w:r>
        <w:rPr>
          <w:rFonts w:ascii="Segoe UI" w:hAnsi="Segoe UI" w:cs="Segoe UI"/>
          <w:color w:val="333333"/>
        </w:rPr>
        <w:t xml:space="preserve"> LispGentleIntro </w:t>
      </w:r>
      <w:r>
        <w:rPr>
          <w:rFonts w:ascii="Segoe UI" w:hAnsi="Segoe UI" w:cs="Segoe UI"/>
          <w:color w:val="333333"/>
        </w:rPr>
        <w:t>目录</w:t>
      </w:r>
      <w:r>
        <w:rPr>
          <w:rFonts w:ascii="Segoe UI" w:hAnsi="Segoe UI" w:cs="Segoe UI"/>
          <w:color w:val="333333"/>
        </w:rPr>
        <w:t xml:space="preserve">, </w:t>
      </w:r>
      <w:r>
        <w:rPr>
          <w:rFonts w:ascii="Segoe UI" w:hAnsi="Segoe UI" w:cs="Segoe UI"/>
          <w:color w:val="333333"/>
        </w:rPr>
        <w:t>新增或者修改某些文件</w:t>
      </w:r>
      <w:r>
        <w:rPr>
          <w:rFonts w:ascii="Segoe UI" w:hAnsi="Segoe UI" w:cs="Segoe UI"/>
          <w:color w:val="333333"/>
        </w:rPr>
        <w:t>.</w:t>
      </w:r>
      <w:r>
        <w:rPr>
          <w:rFonts w:ascii="Segoe UI" w:hAnsi="Segoe UI" w:cs="Segoe UI"/>
          <w:color w:val="333333"/>
        </w:rPr>
        <w:t>这里只是模拟一下操作</w:t>
      </w:r>
      <w:r>
        <w:rPr>
          <w:rFonts w:ascii="Segoe UI" w:hAnsi="Segoe UI" w:cs="Segoe UI"/>
          <w:color w:val="333333"/>
        </w:rPr>
        <w:t xml:space="preserve">. </w:t>
      </w:r>
      <w:r>
        <w:rPr>
          <w:rFonts w:ascii="Segoe UI" w:hAnsi="Segoe UI" w:cs="Segoe UI"/>
          <w:color w:val="333333"/>
        </w:rPr>
        <w:t>实际情况可能是</w:t>
      </w:r>
      <w:r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使用</w:t>
      </w:r>
      <w:r>
        <w:rPr>
          <w:rFonts w:ascii="Segoe UI" w:hAnsi="Segoe UI" w:cs="Segoe UI"/>
          <w:color w:val="333333"/>
        </w:rPr>
        <w:t xml:space="preserve"> Eclipse </w:t>
      </w:r>
      <w:r>
        <w:rPr>
          <w:rFonts w:ascii="Segoe UI" w:hAnsi="Segoe UI" w:cs="Segoe UI"/>
          <w:color w:val="333333"/>
        </w:rPr>
        <w:t>导入项目</w:t>
      </w:r>
      <w:r>
        <w:rPr>
          <w:rFonts w:ascii="Segoe UI" w:hAnsi="Segoe UI" w:cs="Segoe UI"/>
          <w:color w:val="333333"/>
        </w:rPr>
        <w:t>(</w:t>
      </w:r>
      <w:r>
        <w:rPr>
          <w:rFonts w:ascii="Segoe UI" w:hAnsi="Segoe UI" w:cs="Segoe UI"/>
          <w:color w:val="333333"/>
        </w:rPr>
        <w:t>不要拷贝</w:t>
      </w:r>
      <w:r>
        <w:rPr>
          <w:rFonts w:ascii="Segoe UI" w:hAnsi="Segoe UI" w:cs="Segoe UI"/>
          <w:color w:val="333333"/>
        </w:rPr>
        <w:t>,Copy...)</w:t>
      </w:r>
      <w:r>
        <w:rPr>
          <w:rFonts w:ascii="Segoe UI" w:hAnsi="Segoe UI" w:cs="Segoe UI"/>
          <w:color w:val="333333"/>
        </w:rPr>
        <w:t>进行一些编辑</w:t>
      </w:r>
      <w:r>
        <w:rPr>
          <w:rFonts w:ascii="Segoe UI" w:hAnsi="Segoe UI" w:cs="Segoe UI"/>
          <w:color w:val="333333"/>
        </w:rPr>
        <w:t xml:space="preserve">, </w:t>
      </w:r>
      <w:r>
        <w:rPr>
          <w:rFonts w:ascii="Segoe UI" w:hAnsi="Segoe UI" w:cs="Segoe UI"/>
          <w:color w:val="333333"/>
        </w:rPr>
        <w:t>然后将当前目录下的所有有变动的文件告诉索引库</w:t>
      </w:r>
      <w:r>
        <w:rPr>
          <w:rFonts w:ascii="Segoe UI" w:hAnsi="Segoe UI" w:cs="Segoe UI"/>
          <w:color w:val="333333"/>
        </w:rPr>
        <w:t>,</w:t>
      </w:r>
      <w:r>
        <w:rPr>
          <w:rFonts w:ascii="Segoe UI" w:hAnsi="Segoe UI" w:cs="Segoe UI"/>
          <w:color w:val="333333"/>
        </w:rPr>
        <w:t>接着提交到本地仓库</w:t>
      </w:r>
      <w:r>
        <w:rPr>
          <w:rFonts w:ascii="Segoe UI" w:hAnsi="Segoe UI" w:cs="Segoe UI"/>
          <w:color w:val="333333"/>
        </w:rPr>
        <w:t>.</w:t>
      </w:r>
    </w:p>
    <w:p w:rsidR="00631FCF" w:rsidRDefault="00631FCF" w:rsidP="00E027DA">
      <w:pPr>
        <w:pStyle w:val="HTML0"/>
        <w:shd w:val="clear" w:color="auto" w:fill="F7F7F7"/>
        <w:spacing w:line="240" w:lineRule="atLeast"/>
        <w:rPr>
          <w:rStyle w:val="HTML"/>
          <w:rFonts w:ascii="Consolas" w:hAnsi="Consolas"/>
          <w:color w:val="333333"/>
          <w:sz w:val="20"/>
          <w:szCs w:val="20"/>
        </w:rPr>
      </w:pPr>
      <w:r>
        <w:rPr>
          <w:rStyle w:val="HTML"/>
          <w:rFonts w:ascii="Consolas" w:hAnsi="Consolas"/>
          <w:color w:val="333333"/>
          <w:sz w:val="20"/>
          <w:szCs w:val="20"/>
        </w:rPr>
        <w:t>F:\GIT_ALL&gt;cd LispGentleIntro</w:t>
      </w:r>
    </w:p>
    <w:p w:rsidR="00631FCF" w:rsidRDefault="00631FCF" w:rsidP="00E027DA">
      <w:pPr>
        <w:pStyle w:val="HTML0"/>
        <w:shd w:val="clear" w:color="auto" w:fill="F7F7F7"/>
        <w:spacing w:line="240" w:lineRule="atLeast"/>
        <w:rPr>
          <w:rStyle w:val="HTML"/>
          <w:rFonts w:ascii="Consolas" w:hAnsi="Consolas"/>
          <w:color w:val="333333"/>
          <w:sz w:val="20"/>
          <w:szCs w:val="20"/>
        </w:rPr>
      </w:pPr>
    </w:p>
    <w:p w:rsidR="00631FCF" w:rsidRDefault="00631FCF" w:rsidP="00E027DA">
      <w:pPr>
        <w:pStyle w:val="HTML0"/>
        <w:shd w:val="clear" w:color="auto" w:fill="F7F7F7"/>
        <w:spacing w:line="240" w:lineRule="atLeast"/>
        <w:rPr>
          <w:rStyle w:val="HTML"/>
          <w:rFonts w:ascii="Consolas" w:hAnsi="Consolas"/>
          <w:color w:val="333333"/>
          <w:sz w:val="20"/>
          <w:szCs w:val="20"/>
        </w:rPr>
      </w:pPr>
      <w:r>
        <w:rPr>
          <w:rStyle w:val="HTML"/>
          <w:rFonts w:ascii="Consolas" w:hAnsi="Consolas"/>
          <w:color w:val="333333"/>
          <w:sz w:val="20"/>
          <w:szCs w:val="20"/>
        </w:rPr>
        <w:t>F:\GIT_ALL\LispGentleIntro&gt;echo some content &gt;&gt; cncounter.txt</w:t>
      </w:r>
    </w:p>
    <w:p w:rsidR="00631FCF" w:rsidRDefault="00631FCF" w:rsidP="00E027DA">
      <w:pPr>
        <w:pStyle w:val="HTML0"/>
        <w:shd w:val="clear" w:color="auto" w:fill="F7F7F7"/>
        <w:spacing w:line="240" w:lineRule="atLeast"/>
        <w:rPr>
          <w:rStyle w:val="HTML"/>
          <w:rFonts w:ascii="Consolas" w:hAnsi="Consolas"/>
          <w:color w:val="333333"/>
          <w:sz w:val="20"/>
          <w:szCs w:val="20"/>
        </w:rPr>
      </w:pPr>
    </w:p>
    <w:p w:rsidR="00631FCF" w:rsidRDefault="00631FCF" w:rsidP="00E027DA">
      <w:pPr>
        <w:pStyle w:val="HTML0"/>
        <w:shd w:val="clear" w:color="auto" w:fill="F7F7F7"/>
        <w:spacing w:line="240" w:lineRule="atLeast"/>
        <w:rPr>
          <w:rStyle w:val="HTML"/>
          <w:rFonts w:ascii="Consolas" w:hAnsi="Consolas"/>
          <w:color w:val="333333"/>
          <w:sz w:val="20"/>
          <w:szCs w:val="20"/>
        </w:rPr>
      </w:pPr>
      <w:r>
        <w:rPr>
          <w:rStyle w:val="HTML"/>
          <w:rFonts w:ascii="Consolas" w:hAnsi="Consolas"/>
          <w:color w:val="333333"/>
          <w:sz w:val="20"/>
          <w:szCs w:val="20"/>
        </w:rPr>
        <w:t>F:\GIT_ALL\LispGentleIntro&gt;echo by cncounter &gt;&gt; README.md</w:t>
      </w:r>
    </w:p>
    <w:p w:rsidR="00631FCF" w:rsidRDefault="00631FCF" w:rsidP="00E027DA">
      <w:pPr>
        <w:pStyle w:val="HTML0"/>
        <w:shd w:val="clear" w:color="auto" w:fill="F7F7F7"/>
        <w:spacing w:line="240" w:lineRule="atLeast"/>
        <w:rPr>
          <w:rStyle w:val="HTML"/>
          <w:rFonts w:ascii="Consolas" w:hAnsi="Consolas"/>
          <w:color w:val="333333"/>
          <w:sz w:val="20"/>
          <w:szCs w:val="20"/>
        </w:rPr>
      </w:pPr>
    </w:p>
    <w:p w:rsidR="00631FCF" w:rsidRDefault="00631FCF" w:rsidP="00E027DA">
      <w:pPr>
        <w:pStyle w:val="HTML0"/>
        <w:shd w:val="clear" w:color="auto" w:fill="F7F7F7"/>
        <w:spacing w:line="240" w:lineRule="atLeast"/>
        <w:rPr>
          <w:rStyle w:val="HTML"/>
          <w:rFonts w:ascii="Consolas" w:hAnsi="Consolas"/>
          <w:color w:val="333333"/>
          <w:sz w:val="20"/>
          <w:szCs w:val="20"/>
        </w:rPr>
      </w:pPr>
      <w:r>
        <w:rPr>
          <w:rStyle w:val="HTML"/>
          <w:rFonts w:ascii="Consolas" w:hAnsi="Consolas"/>
          <w:color w:val="333333"/>
          <w:sz w:val="20"/>
          <w:szCs w:val="20"/>
        </w:rPr>
        <w:t>F:\GIT_ALL\LispGentleIntro&gt;git add .</w:t>
      </w:r>
    </w:p>
    <w:p w:rsidR="00631FCF" w:rsidRDefault="00631FCF" w:rsidP="00E027DA">
      <w:pPr>
        <w:pStyle w:val="HTML0"/>
        <w:shd w:val="clear" w:color="auto" w:fill="F7F7F7"/>
        <w:spacing w:line="240" w:lineRule="atLeast"/>
        <w:rPr>
          <w:rStyle w:val="HTML"/>
          <w:rFonts w:ascii="Consolas" w:hAnsi="Consolas"/>
          <w:color w:val="333333"/>
          <w:sz w:val="20"/>
          <w:szCs w:val="20"/>
        </w:rPr>
      </w:pPr>
    </w:p>
    <w:p w:rsidR="00631FCF" w:rsidRDefault="00631FCF" w:rsidP="00E027DA">
      <w:pPr>
        <w:pStyle w:val="HTML0"/>
        <w:shd w:val="clear" w:color="auto" w:fill="F7F7F7"/>
        <w:spacing w:line="240" w:lineRule="atLeast"/>
        <w:rPr>
          <w:rStyle w:val="HTML"/>
          <w:rFonts w:ascii="Consolas" w:hAnsi="Consolas"/>
          <w:color w:val="333333"/>
          <w:sz w:val="20"/>
          <w:szCs w:val="20"/>
        </w:rPr>
      </w:pPr>
      <w:r>
        <w:rPr>
          <w:rStyle w:val="HTML"/>
          <w:rFonts w:ascii="Consolas" w:hAnsi="Consolas"/>
          <w:color w:val="333333"/>
          <w:sz w:val="20"/>
          <w:szCs w:val="20"/>
        </w:rPr>
        <w:t>F:\GIT_ALL\LispGentleIntro&gt;git commit -m "add some info."</w:t>
      </w:r>
    </w:p>
    <w:p w:rsidR="00631FCF" w:rsidRDefault="00631FCF" w:rsidP="00E027DA">
      <w:pPr>
        <w:pStyle w:val="HTML0"/>
        <w:shd w:val="clear" w:color="auto" w:fill="F7F7F7"/>
        <w:spacing w:line="240" w:lineRule="atLeast"/>
        <w:rPr>
          <w:rStyle w:val="HTML"/>
          <w:rFonts w:ascii="Consolas" w:hAnsi="Consolas"/>
          <w:color w:val="333333"/>
          <w:sz w:val="20"/>
          <w:szCs w:val="20"/>
        </w:rPr>
      </w:pPr>
      <w:r>
        <w:rPr>
          <w:rStyle w:val="HTML"/>
          <w:rFonts w:ascii="Consolas" w:hAnsi="Consolas"/>
          <w:color w:val="333333"/>
          <w:sz w:val="20"/>
          <w:szCs w:val="20"/>
        </w:rPr>
        <w:t>[master 86d090f] add some info.</w:t>
      </w:r>
    </w:p>
    <w:p w:rsidR="00631FCF" w:rsidRDefault="00631FCF" w:rsidP="00E027DA">
      <w:pPr>
        <w:pStyle w:val="HTML0"/>
        <w:shd w:val="clear" w:color="auto" w:fill="F7F7F7"/>
        <w:spacing w:line="240" w:lineRule="atLeast"/>
        <w:rPr>
          <w:rStyle w:val="HTML"/>
          <w:rFonts w:ascii="Consolas" w:hAnsi="Consolas"/>
          <w:color w:val="333333"/>
          <w:sz w:val="20"/>
          <w:szCs w:val="20"/>
        </w:rPr>
      </w:pPr>
      <w:r>
        <w:rPr>
          <w:rStyle w:val="HTML"/>
          <w:rFonts w:ascii="Consolas" w:hAnsi="Consolas"/>
          <w:color w:val="333333"/>
          <w:sz w:val="20"/>
          <w:szCs w:val="20"/>
        </w:rPr>
        <w:t xml:space="preserve"> 2 files changed, 4 insertions(+)</w:t>
      </w:r>
    </w:p>
    <w:p w:rsidR="00631FCF" w:rsidRDefault="00631FCF" w:rsidP="00E027DA">
      <w:pPr>
        <w:pStyle w:val="HTML0"/>
        <w:shd w:val="clear" w:color="auto" w:fill="F7F7F7"/>
        <w:spacing w:line="240" w:lineRule="atLeast"/>
        <w:rPr>
          <w:rStyle w:val="HTML"/>
          <w:rFonts w:ascii="Consolas" w:hAnsi="Consolas"/>
          <w:color w:val="333333"/>
          <w:sz w:val="20"/>
          <w:szCs w:val="20"/>
        </w:rPr>
      </w:pPr>
      <w:r>
        <w:rPr>
          <w:rStyle w:val="HTML"/>
          <w:rFonts w:ascii="Consolas" w:hAnsi="Consolas"/>
          <w:color w:val="333333"/>
          <w:sz w:val="20"/>
          <w:szCs w:val="20"/>
        </w:rPr>
        <w:t xml:space="preserve"> create mode 100644 cncounter.txt</w:t>
      </w:r>
    </w:p>
    <w:p w:rsidR="00631FCF" w:rsidRDefault="00631FCF" w:rsidP="00E027DA">
      <w:pPr>
        <w:pStyle w:val="a8"/>
        <w:shd w:val="clear" w:color="auto" w:fill="FFFFFF"/>
        <w:spacing w:after="0" w:line="240" w:lineRule="atLeast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提交到本地仓库有什么好处呢</w:t>
      </w:r>
      <w:r>
        <w:rPr>
          <w:rFonts w:ascii="Segoe UI" w:hAnsi="Segoe UI" w:cs="Segoe UI"/>
          <w:color w:val="333333"/>
        </w:rPr>
        <w:t xml:space="preserve">? </w:t>
      </w:r>
      <w:r>
        <w:rPr>
          <w:rFonts w:ascii="Segoe UI" w:hAnsi="Segoe UI" w:cs="Segoe UI"/>
          <w:color w:val="333333"/>
        </w:rPr>
        <w:t>本地仓库就是一个版本管理库</w:t>
      </w:r>
      <w:r>
        <w:rPr>
          <w:rFonts w:ascii="Segoe UI" w:hAnsi="Segoe UI" w:cs="Segoe UI"/>
          <w:color w:val="333333"/>
        </w:rPr>
        <w:t>,</w:t>
      </w:r>
      <w:r>
        <w:rPr>
          <w:rFonts w:ascii="Segoe UI" w:hAnsi="Segoe UI" w:cs="Segoe UI"/>
          <w:color w:val="333333"/>
        </w:rPr>
        <w:t>我们在编写代码时</w:t>
      </w:r>
      <w:r>
        <w:rPr>
          <w:rFonts w:ascii="Segoe UI" w:hAnsi="Segoe UI" w:cs="Segoe UI"/>
          <w:color w:val="333333"/>
        </w:rPr>
        <w:t>,</w:t>
      </w:r>
      <w:r>
        <w:rPr>
          <w:rFonts w:ascii="Segoe UI" w:hAnsi="Segoe UI" w:cs="Segoe UI"/>
          <w:color w:val="333333"/>
        </w:rPr>
        <w:t>如果写错了</w:t>
      </w:r>
      <w:r>
        <w:rPr>
          <w:rFonts w:ascii="Segoe UI" w:hAnsi="Segoe UI" w:cs="Segoe UI"/>
          <w:color w:val="333333"/>
        </w:rPr>
        <w:t>,</w:t>
      </w:r>
      <w:r>
        <w:rPr>
          <w:rFonts w:ascii="Segoe UI" w:hAnsi="Segoe UI" w:cs="Segoe UI"/>
          <w:color w:val="333333"/>
        </w:rPr>
        <w:t>那么可能需要</w:t>
      </w:r>
      <w:r>
        <w:rPr>
          <w:rFonts w:ascii="Segoe UI" w:hAnsi="Segoe UI" w:cs="Segoe UI"/>
          <w:color w:val="333333"/>
        </w:rPr>
        <w:t xml:space="preserve"> Ctrl+Z </w:t>
      </w:r>
      <w:r>
        <w:rPr>
          <w:rFonts w:ascii="Segoe UI" w:hAnsi="Segoe UI" w:cs="Segoe UI"/>
          <w:color w:val="333333"/>
        </w:rPr>
        <w:t>来撤销</w:t>
      </w:r>
      <w:r>
        <w:rPr>
          <w:rFonts w:ascii="Segoe UI" w:hAnsi="Segoe UI" w:cs="Segoe UI"/>
          <w:color w:val="333333"/>
        </w:rPr>
        <w:t>,</w:t>
      </w:r>
      <w:r>
        <w:rPr>
          <w:rFonts w:ascii="Segoe UI" w:hAnsi="Segoe UI" w:cs="Segoe UI"/>
          <w:color w:val="333333"/>
        </w:rPr>
        <w:t>撤销撤销</w:t>
      </w:r>
      <w:r>
        <w:rPr>
          <w:rFonts w:ascii="Segoe UI" w:hAnsi="Segoe UI" w:cs="Segoe UI"/>
          <w:color w:val="333333"/>
        </w:rPr>
        <w:t>,</w:t>
      </w:r>
      <w:r>
        <w:rPr>
          <w:rFonts w:ascii="Segoe UI" w:hAnsi="Segoe UI" w:cs="Segoe UI"/>
          <w:color w:val="333333"/>
        </w:rPr>
        <w:t>如果很多</w:t>
      </w:r>
      <w:r>
        <w:rPr>
          <w:rFonts w:ascii="Segoe UI" w:hAnsi="Segoe UI" w:cs="Segoe UI"/>
          <w:color w:val="333333"/>
        </w:rPr>
        <w:t>,</w:t>
      </w:r>
      <w:r>
        <w:rPr>
          <w:rFonts w:ascii="Segoe UI" w:hAnsi="Segoe UI" w:cs="Segoe UI"/>
          <w:color w:val="333333"/>
        </w:rPr>
        <w:t>而且跨文件</w:t>
      </w:r>
      <w:r>
        <w:rPr>
          <w:rFonts w:ascii="Segoe UI" w:hAnsi="Segoe UI" w:cs="Segoe UI"/>
          <w:color w:val="333333"/>
        </w:rPr>
        <w:t>,</w:t>
      </w:r>
      <w:r>
        <w:rPr>
          <w:rFonts w:ascii="Segoe UI" w:hAnsi="Segoe UI" w:cs="Segoe UI"/>
          <w:color w:val="333333"/>
        </w:rPr>
        <w:t>就</w:t>
      </w:r>
      <w:r>
        <w:rPr>
          <w:rFonts w:ascii="Segoe UI" w:hAnsi="Segoe UI" w:cs="Segoe UI"/>
          <w:color w:val="333333"/>
        </w:rPr>
        <w:lastRenderedPageBreak/>
        <w:t>很麻烦</w:t>
      </w:r>
      <w:r>
        <w:rPr>
          <w:rFonts w:ascii="Segoe UI" w:hAnsi="Segoe UI" w:cs="Segoe UI"/>
          <w:color w:val="333333"/>
        </w:rPr>
        <w:t>,</w:t>
      </w:r>
      <w:r>
        <w:rPr>
          <w:rFonts w:ascii="Segoe UI" w:hAnsi="Segoe UI" w:cs="Segoe UI"/>
          <w:color w:val="333333"/>
        </w:rPr>
        <w:t>可能需要</w:t>
      </w:r>
      <w:r>
        <w:rPr>
          <w:rFonts w:ascii="Segoe UI" w:hAnsi="Segoe UI" w:cs="Segoe UI"/>
          <w:color w:val="333333"/>
        </w:rPr>
        <w:t>Copy</w:t>
      </w:r>
      <w:r>
        <w:rPr>
          <w:rFonts w:ascii="Segoe UI" w:hAnsi="Segoe UI" w:cs="Segoe UI"/>
          <w:color w:val="333333"/>
        </w:rPr>
        <w:t>文件什么的。</w:t>
      </w:r>
      <w:r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这时候本地仓库就很有用了</w:t>
      </w:r>
      <w:r>
        <w:rPr>
          <w:rFonts w:ascii="Segoe UI" w:hAnsi="Segoe UI" w:cs="Segoe UI"/>
          <w:color w:val="333333"/>
        </w:rPr>
        <w:t xml:space="preserve">. </w:t>
      </w:r>
      <w:r>
        <w:rPr>
          <w:rFonts w:ascii="Segoe UI" w:hAnsi="Segoe UI" w:cs="Segoe UI"/>
          <w:color w:val="333333"/>
        </w:rPr>
        <w:t>修改到某个阶段</w:t>
      </w:r>
      <w:r>
        <w:rPr>
          <w:rFonts w:ascii="Segoe UI" w:hAnsi="Segoe UI" w:cs="Segoe UI"/>
          <w:color w:val="333333"/>
        </w:rPr>
        <w:t>,</w:t>
      </w:r>
      <w:r>
        <w:rPr>
          <w:rFonts w:ascii="Segoe UI" w:hAnsi="Segoe UI" w:cs="Segoe UI"/>
          <w:color w:val="333333"/>
        </w:rPr>
        <w:t>然后就提交到本地仓库</w:t>
      </w:r>
      <w:r>
        <w:rPr>
          <w:rFonts w:ascii="Segoe UI" w:hAnsi="Segoe UI" w:cs="Segoe UI"/>
          <w:color w:val="333333"/>
        </w:rPr>
        <w:t xml:space="preserve">. </w:t>
      </w:r>
      <w:r>
        <w:rPr>
          <w:rFonts w:ascii="Segoe UI" w:hAnsi="Segoe UI" w:cs="Segoe UI"/>
          <w:color w:val="333333"/>
        </w:rPr>
        <w:t>可以有效防止丢失</w:t>
      </w:r>
      <w:r>
        <w:rPr>
          <w:rFonts w:ascii="Segoe UI" w:hAnsi="Segoe UI" w:cs="Segoe UI"/>
          <w:color w:val="333333"/>
        </w:rPr>
        <w:t>,</w:t>
      </w:r>
      <w:r>
        <w:rPr>
          <w:rFonts w:ascii="Segoe UI" w:hAnsi="Segoe UI" w:cs="Segoe UI"/>
          <w:color w:val="333333"/>
        </w:rPr>
        <w:t>方便回退</w:t>
      </w:r>
      <w:r>
        <w:rPr>
          <w:rFonts w:ascii="Segoe UI" w:hAnsi="Segoe UI" w:cs="Segoe UI"/>
          <w:color w:val="333333"/>
        </w:rPr>
        <w:t xml:space="preserve">. </w:t>
      </w:r>
      <w:r>
        <w:rPr>
          <w:rFonts w:ascii="Segoe UI" w:hAnsi="Segoe UI" w:cs="Segoe UI"/>
          <w:color w:val="333333"/>
        </w:rPr>
        <w:t>而且</w:t>
      </w:r>
      <w:r>
        <w:rPr>
          <w:rFonts w:ascii="Segoe UI" w:hAnsi="Segoe UI" w:cs="Segoe UI"/>
          <w:color w:val="333333"/>
        </w:rPr>
        <w:t>,</w:t>
      </w:r>
      <w:r>
        <w:rPr>
          <w:rFonts w:ascii="Segoe UI" w:hAnsi="Segoe UI" w:cs="Segoe UI"/>
          <w:color w:val="333333"/>
        </w:rPr>
        <w:t>提交到本地仓库不会影响别人看到的内容</w:t>
      </w:r>
      <w:r>
        <w:rPr>
          <w:rFonts w:ascii="Segoe UI" w:hAnsi="Segoe UI" w:cs="Segoe UI"/>
          <w:color w:val="333333"/>
        </w:rPr>
        <w:t>(</w:t>
      </w:r>
      <w:r>
        <w:rPr>
          <w:rFonts w:ascii="Segoe UI" w:hAnsi="Segoe UI" w:cs="Segoe UI"/>
          <w:color w:val="333333"/>
        </w:rPr>
        <w:t>只有本机可见</w:t>
      </w:r>
      <w:r>
        <w:rPr>
          <w:rFonts w:ascii="Segoe UI" w:hAnsi="Segoe UI" w:cs="Segoe UI"/>
          <w:color w:val="333333"/>
        </w:rPr>
        <w:t>).</w:t>
      </w:r>
    </w:p>
    <w:p w:rsidR="00631FCF" w:rsidRDefault="00631FCF" w:rsidP="00E027DA">
      <w:pPr>
        <w:pStyle w:val="3"/>
        <w:shd w:val="clear" w:color="auto" w:fill="FFFFFF"/>
        <w:spacing w:before="0" w:after="0" w:line="240" w:lineRule="atLeast"/>
        <w:rPr>
          <w:rFonts w:ascii="Segoe UI" w:hAnsi="Segoe UI" w:cs="Segoe UI"/>
          <w:color w:val="333333"/>
          <w:sz w:val="26"/>
          <w:szCs w:val="26"/>
        </w:rPr>
      </w:pPr>
      <w:bookmarkStart w:id="4" w:name="t4"/>
      <w:bookmarkEnd w:id="4"/>
      <w:r>
        <w:rPr>
          <w:rFonts w:ascii="Segoe UI" w:hAnsi="Segoe UI" w:cs="Segoe UI"/>
          <w:color w:val="333333"/>
          <w:sz w:val="26"/>
          <w:szCs w:val="26"/>
        </w:rPr>
        <w:t xml:space="preserve">2.3 </w:t>
      </w:r>
      <w:r>
        <w:rPr>
          <w:rFonts w:ascii="Segoe UI" w:hAnsi="Segoe UI" w:cs="Segoe UI"/>
          <w:color w:val="333333"/>
          <w:sz w:val="26"/>
          <w:szCs w:val="26"/>
        </w:rPr>
        <w:t>推送项目</w:t>
      </w:r>
      <w:r>
        <w:rPr>
          <w:rFonts w:ascii="Segoe UI" w:hAnsi="Segoe UI" w:cs="Segoe UI"/>
          <w:color w:val="333333"/>
          <w:sz w:val="26"/>
          <w:szCs w:val="26"/>
        </w:rPr>
        <w:t>(push ...)</w:t>
      </w:r>
    </w:p>
    <w:p w:rsidR="00631FCF" w:rsidRDefault="00631FCF" w:rsidP="00E027DA">
      <w:pPr>
        <w:pStyle w:val="a8"/>
        <w:shd w:val="clear" w:color="auto" w:fill="FFFFFF"/>
        <w:spacing w:after="0" w:line="240" w:lineRule="atLeast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如果完成到一定程度</w:t>
      </w:r>
      <w:r>
        <w:rPr>
          <w:rFonts w:ascii="Segoe UI" w:hAnsi="Segoe UI" w:cs="Segoe UI"/>
          <w:color w:val="333333"/>
        </w:rPr>
        <w:t>,</w:t>
      </w:r>
      <w:r>
        <w:rPr>
          <w:rFonts w:ascii="Segoe UI" w:hAnsi="Segoe UI" w:cs="Segoe UI"/>
          <w:color w:val="333333"/>
        </w:rPr>
        <w:t>那么可以推送到远端在线仓库</w:t>
      </w:r>
      <w:r>
        <w:rPr>
          <w:rFonts w:ascii="Segoe UI" w:hAnsi="Segoe UI" w:cs="Segoe UI"/>
          <w:color w:val="333333"/>
        </w:rPr>
        <w:t xml:space="preserve">. </w:t>
      </w:r>
      <w:r>
        <w:rPr>
          <w:rFonts w:ascii="Segoe UI" w:hAnsi="Segoe UI" w:cs="Segoe UI"/>
          <w:color w:val="333333"/>
        </w:rPr>
        <w:t>推送之前</w:t>
      </w:r>
      <w:r>
        <w:rPr>
          <w:rFonts w:ascii="Segoe UI" w:hAnsi="Segoe UI" w:cs="Segoe UI"/>
          <w:color w:val="333333"/>
        </w:rPr>
        <w:t>,</w:t>
      </w:r>
      <w:r>
        <w:rPr>
          <w:rFonts w:ascii="Segoe UI" w:hAnsi="Segoe UI" w:cs="Segoe UI"/>
          <w:color w:val="333333"/>
        </w:rPr>
        <w:t>请确保你已经设置了全局的</w:t>
      </w:r>
      <w:r>
        <w:rPr>
          <w:rFonts w:ascii="Segoe UI" w:hAnsi="Segoe UI" w:cs="Segoe UI"/>
          <w:color w:val="333333"/>
        </w:rPr>
        <w:t> </w:t>
      </w:r>
      <w:r>
        <w:rPr>
          <w:rStyle w:val="HTML"/>
          <w:rFonts w:ascii="Consolas" w:hAnsi="Consolas"/>
          <w:color w:val="333333"/>
          <w:sz w:val="20"/>
          <w:szCs w:val="20"/>
        </w:rPr>
        <w:t>user.name</w:t>
      </w:r>
      <w:r>
        <w:rPr>
          <w:rFonts w:ascii="Segoe UI" w:hAnsi="Segoe UI" w:cs="Segoe UI"/>
          <w:color w:val="333333"/>
        </w:rPr>
        <w:t> </w:t>
      </w:r>
      <w:r>
        <w:rPr>
          <w:rFonts w:ascii="Segoe UI" w:hAnsi="Segoe UI" w:cs="Segoe UI"/>
          <w:color w:val="333333"/>
        </w:rPr>
        <w:t>和</w:t>
      </w:r>
      <w:r>
        <w:rPr>
          <w:rFonts w:ascii="Segoe UI" w:hAnsi="Segoe UI" w:cs="Segoe UI"/>
          <w:color w:val="333333"/>
        </w:rPr>
        <w:t> </w:t>
      </w:r>
      <w:r>
        <w:rPr>
          <w:rStyle w:val="HTML"/>
          <w:rFonts w:ascii="Consolas" w:hAnsi="Consolas"/>
          <w:color w:val="333333"/>
          <w:sz w:val="20"/>
          <w:szCs w:val="20"/>
        </w:rPr>
        <w:t>user.email</w:t>
      </w:r>
      <w:r>
        <w:rPr>
          <w:rFonts w:ascii="Segoe UI" w:hAnsi="Segoe UI" w:cs="Segoe UI"/>
          <w:color w:val="333333"/>
        </w:rPr>
        <w:t xml:space="preserve">, </w:t>
      </w:r>
      <w:r>
        <w:rPr>
          <w:rFonts w:ascii="Segoe UI" w:hAnsi="Segoe UI" w:cs="Segoe UI"/>
          <w:color w:val="333333"/>
        </w:rPr>
        <w:t>如果没有设置</w:t>
      </w:r>
      <w:r>
        <w:rPr>
          <w:rFonts w:ascii="Segoe UI" w:hAnsi="Segoe UI" w:cs="Segoe UI"/>
          <w:color w:val="333333"/>
        </w:rPr>
        <w:t>,</w:t>
      </w:r>
      <w:r>
        <w:rPr>
          <w:rFonts w:ascii="Segoe UI" w:hAnsi="Segoe UI" w:cs="Segoe UI"/>
          <w:color w:val="333333"/>
        </w:rPr>
        <w:t>或者不想使用全局的信息</w:t>
      </w:r>
      <w:r>
        <w:rPr>
          <w:rFonts w:ascii="Segoe UI" w:hAnsi="Segoe UI" w:cs="Segoe UI"/>
          <w:color w:val="333333"/>
        </w:rPr>
        <w:t>,</w:t>
      </w:r>
      <w:r>
        <w:rPr>
          <w:rFonts w:ascii="Segoe UI" w:hAnsi="Segoe UI" w:cs="Segoe UI"/>
          <w:color w:val="333333"/>
        </w:rPr>
        <w:t>可以在当前项目下设置</w:t>
      </w:r>
      <w:r>
        <w:rPr>
          <w:rFonts w:ascii="Segoe UI" w:hAnsi="Segoe UI" w:cs="Segoe UI"/>
          <w:color w:val="333333"/>
        </w:rPr>
        <w:t>:</w:t>
      </w:r>
    </w:p>
    <w:p w:rsidR="00631FCF" w:rsidRDefault="00631FCF" w:rsidP="00E027DA">
      <w:pPr>
        <w:pStyle w:val="HTML0"/>
        <w:shd w:val="clear" w:color="auto" w:fill="F7F7F7"/>
        <w:spacing w:line="240" w:lineRule="atLeast"/>
        <w:rPr>
          <w:rStyle w:val="HTML"/>
          <w:rFonts w:ascii="Consolas" w:hAnsi="Consolas"/>
          <w:color w:val="333333"/>
          <w:sz w:val="20"/>
          <w:szCs w:val="20"/>
        </w:rPr>
      </w:pPr>
      <w:r>
        <w:rPr>
          <w:rStyle w:val="HTML"/>
          <w:rFonts w:ascii="Consolas" w:hAnsi="Consolas"/>
          <w:color w:val="333333"/>
          <w:sz w:val="20"/>
          <w:szCs w:val="20"/>
        </w:rPr>
        <w:t>F:\GIT_ALL\LispGentleIntro&gt;git config user.name "renfufei"</w:t>
      </w:r>
    </w:p>
    <w:p w:rsidR="00631FCF" w:rsidRDefault="00631FCF" w:rsidP="00E027DA">
      <w:pPr>
        <w:pStyle w:val="HTML0"/>
        <w:shd w:val="clear" w:color="auto" w:fill="F7F7F7"/>
        <w:spacing w:line="240" w:lineRule="atLeast"/>
        <w:rPr>
          <w:rStyle w:val="HTML"/>
          <w:rFonts w:ascii="Consolas" w:hAnsi="Consolas"/>
          <w:color w:val="333333"/>
          <w:sz w:val="20"/>
          <w:szCs w:val="20"/>
        </w:rPr>
      </w:pPr>
    </w:p>
    <w:p w:rsidR="00631FCF" w:rsidRDefault="00631FCF" w:rsidP="00E027DA">
      <w:pPr>
        <w:pStyle w:val="HTML0"/>
        <w:shd w:val="clear" w:color="auto" w:fill="F7F7F7"/>
        <w:spacing w:line="240" w:lineRule="atLeast"/>
        <w:rPr>
          <w:rStyle w:val="HTML"/>
          <w:rFonts w:ascii="Consolas" w:hAnsi="Consolas"/>
          <w:color w:val="333333"/>
          <w:sz w:val="20"/>
          <w:szCs w:val="20"/>
        </w:rPr>
      </w:pPr>
      <w:r>
        <w:rPr>
          <w:rStyle w:val="HTML"/>
          <w:rFonts w:ascii="Consolas" w:hAnsi="Consolas"/>
          <w:color w:val="333333"/>
          <w:sz w:val="20"/>
          <w:szCs w:val="20"/>
        </w:rPr>
        <w:t>F:\GIT_ALL\LispGentleIntro&gt;git config user.email "renfufei@qq.com"</w:t>
      </w:r>
    </w:p>
    <w:p w:rsidR="00631FCF" w:rsidRDefault="00631FCF" w:rsidP="00E027DA">
      <w:pPr>
        <w:pStyle w:val="a8"/>
        <w:shd w:val="clear" w:color="auto" w:fill="FFFFFF"/>
        <w:spacing w:after="0" w:line="240" w:lineRule="atLeast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接着</w:t>
      </w:r>
      <w:r>
        <w:rPr>
          <w:rFonts w:ascii="Segoe UI" w:hAnsi="Segoe UI" w:cs="Segoe UI"/>
          <w:color w:val="333333"/>
        </w:rPr>
        <w:t>,</w:t>
      </w:r>
      <w:r>
        <w:rPr>
          <w:rFonts w:ascii="Segoe UI" w:hAnsi="Segoe UI" w:cs="Segoe UI"/>
          <w:color w:val="333333"/>
        </w:rPr>
        <w:t>可以执行推送</w:t>
      </w:r>
      <w:r>
        <w:rPr>
          <w:rFonts w:ascii="Segoe UI" w:hAnsi="Segoe UI" w:cs="Segoe UI"/>
          <w:color w:val="333333"/>
        </w:rPr>
        <w:t xml:space="preserve">(push), </w:t>
      </w:r>
      <w:r>
        <w:rPr>
          <w:rFonts w:ascii="Segoe UI" w:hAnsi="Segoe UI" w:cs="Segoe UI"/>
          <w:color w:val="333333"/>
        </w:rPr>
        <w:t>推送就是将已经提交到本地仓库的那部分内容给推到远端在线仓库</w:t>
      </w:r>
      <w:r>
        <w:rPr>
          <w:rFonts w:ascii="Segoe UI" w:hAnsi="Segoe UI" w:cs="Segoe UI"/>
          <w:color w:val="333333"/>
        </w:rPr>
        <w:t>.(</w:t>
      </w:r>
      <w:r>
        <w:rPr>
          <w:rFonts w:ascii="Segoe UI" w:hAnsi="Segoe UI" w:cs="Segoe UI"/>
          <w:color w:val="333333"/>
        </w:rPr>
        <w:t>修改了</w:t>
      </w:r>
      <w:r>
        <w:rPr>
          <w:rFonts w:ascii="Segoe UI" w:hAnsi="Segoe UI" w:cs="Segoe UI"/>
          <w:color w:val="333333"/>
        </w:rPr>
        <w:t>,</w:t>
      </w:r>
      <w:r>
        <w:rPr>
          <w:rFonts w:ascii="Segoe UI" w:hAnsi="Segoe UI" w:cs="Segoe UI"/>
          <w:color w:val="333333"/>
        </w:rPr>
        <w:t>但没提交的那部分内容</w:t>
      </w:r>
      <w:r>
        <w:rPr>
          <w:rFonts w:ascii="Segoe UI" w:hAnsi="Segoe UI" w:cs="Segoe UI"/>
          <w:color w:val="333333"/>
        </w:rPr>
        <w:t>,</w:t>
      </w:r>
      <w:r>
        <w:rPr>
          <w:rFonts w:ascii="Segoe UI" w:hAnsi="Segoe UI" w:cs="Segoe UI"/>
          <w:color w:val="333333"/>
        </w:rPr>
        <w:t>不会被推送</w:t>
      </w:r>
      <w:r>
        <w:rPr>
          <w:rFonts w:ascii="Segoe UI" w:hAnsi="Segoe UI" w:cs="Segoe UI"/>
          <w:color w:val="333333"/>
        </w:rPr>
        <w:t xml:space="preserve">). </w:t>
      </w:r>
      <w:r>
        <w:rPr>
          <w:rFonts w:ascii="Segoe UI" w:hAnsi="Segoe UI" w:cs="Segoe UI"/>
          <w:color w:val="333333"/>
        </w:rPr>
        <w:t>执行</w:t>
      </w:r>
      <w:r>
        <w:rPr>
          <w:rFonts w:ascii="Segoe UI" w:hAnsi="Segoe UI" w:cs="Segoe UI"/>
          <w:color w:val="333333"/>
        </w:rPr>
        <w:t> </w:t>
      </w:r>
      <w:r>
        <w:rPr>
          <w:rStyle w:val="HTML"/>
          <w:rFonts w:ascii="Consolas" w:hAnsi="Consolas"/>
          <w:color w:val="333333"/>
          <w:sz w:val="20"/>
          <w:szCs w:val="20"/>
        </w:rPr>
        <w:t>git push</w:t>
      </w:r>
      <w:r>
        <w:rPr>
          <w:rFonts w:ascii="Segoe UI" w:hAnsi="Segoe UI" w:cs="Segoe UI"/>
          <w:color w:val="333333"/>
        </w:rPr>
        <w:t> </w:t>
      </w:r>
      <w:r>
        <w:rPr>
          <w:rFonts w:ascii="Segoe UI" w:hAnsi="Segoe UI" w:cs="Segoe UI"/>
          <w:color w:val="333333"/>
        </w:rPr>
        <w:t>命令即可</w:t>
      </w:r>
      <w:r>
        <w:rPr>
          <w:rFonts w:ascii="Segoe UI" w:hAnsi="Segoe UI" w:cs="Segoe UI"/>
          <w:color w:val="333333"/>
        </w:rPr>
        <w:t>:</w:t>
      </w:r>
    </w:p>
    <w:p w:rsidR="00631FCF" w:rsidRDefault="00631FCF" w:rsidP="00E027DA">
      <w:pPr>
        <w:pStyle w:val="HTML0"/>
        <w:shd w:val="clear" w:color="auto" w:fill="F7F7F7"/>
        <w:spacing w:line="240" w:lineRule="atLeast"/>
        <w:rPr>
          <w:rStyle w:val="HTML"/>
          <w:rFonts w:ascii="Consolas" w:hAnsi="Consolas"/>
          <w:color w:val="333333"/>
          <w:sz w:val="20"/>
          <w:szCs w:val="20"/>
        </w:rPr>
      </w:pPr>
      <w:r>
        <w:rPr>
          <w:rStyle w:val="HTML"/>
          <w:rFonts w:ascii="Consolas" w:hAnsi="Consolas"/>
          <w:color w:val="333333"/>
          <w:sz w:val="20"/>
          <w:szCs w:val="20"/>
        </w:rPr>
        <w:t>F:\GIT_ALL\LispGentleIntro&gt;git push</w:t>
      </w:r>
    </w:p>
    <w:p w:rsidR="00631FCF" w:rsidRDefault="00631FCF" w:rsidP="00E027DA">
      <w:pPr>
        <w:pStyle w:val="HTML0"/>
        <w:shd w:val="clear" w:color="auto" w:fill="F7F7F7"/>
        <w:spacing w:line="240" w:lineRule="atLeast"/>
        <w:rPr>
          <w:rStyle w:val="HTML"/>
          <w:rFonts w:ascii="Consolas" w:hAnsi="Consolas"/>
          <w:color w:val="333333"/>
          <w:sz w:val="20"/>
          <w:szCs w:val="20"/>
        </w:rPr>
      </w:pPr>
      <w:r>
        <w:rPr>
          <w:rStyle w:val="HTML"/>
          <w:rFonts w:ascii="Consolas" w:hAnsi="Consolas"/>
          <w:color w:val="333333"/>
          <w:sz w:val="20"/>
          <w:szCs w:val="20"/>
        </w:rPr>
        <w:t>Username for 'https://github.com': renfufei</w:t>
      </w:r>
    </w:p>
    <w:p w:rsidR="00631FCF" w:rsidRDefault="00631FCF" w:rsidP="00E027DA">
      <w:pPr>
        <w:pStyle w:val="HTML0"/>
        <w:shd w:val="clear" w:color="auto" w:fill="F7F7F7"/>
        <w:spacing w:line="240" w:lineRule="atLeast"/>
        <w:rPr>
          <w:rStyle w:val="HTML"/>
          <w:rFonts w:ascii="Consolas" w:hAnsi="Consolas"/>
          <w:color w:val="333333"/>
          <w:sz w:val="20"/>
          <w:szCs w:val="20"/>
        </w:rPr>
      </w:pPr>
      <w:r>
        <w:rPr>
          <w:rStyle w:val="HTML"/>
          <w:rFonts w:ascii="Consolas" w:hAnsi="Consolas"/>
          <w:color w:val="333333"/>
          <w:sz w:val="20"/>
          <w:szCs w:val="20"/>
        </w:rPr>
        <w:t>Password for 'https://renfufei@github.com':</w:t>
      </w:r>
    </w:p>
    <w:p w:rsidR="00631FCF" w:rsidRDefault="00631FCF" w:rsidP="00E027DA">
      <w:pPr>
        <w:pStyle w:val="HTML0"/>
        <w:shd w:val="clear" w:color="auto" w:fill="F7F7F7"/>
        <w:spacing w:line="240" w:lineRule="atLeast"/>
        <w:rPr>
          <w:rStyle w:val="HTML"/>
          <w:rFonts w:ascii="Consolas" w:hAnsi="Consolas"/>
          <w:color w:val="333333"/>
          <w:sz w:val="20"/>
          <w:szCs w:val="20"/>
        </w:rPr>
      </w:pPr>
      <w:r>
        <w:rPr>
          <w:rStyle w:val="HTML"/>
          <w:rFonts w:ascii="Consolas" w:hAnsi="Consolas"/>
          <w:color w:val="333333"/>
          <w:sz w:val="20"/>
          <w:szCs w:val="20"/>
        </w:rPr>
        <w:t>Counting objects: 6, done.</w:t>
      </w:r>
    </w:p>
    <w:p w:rsidR="00631FCF" w:rsidRDefault="00631FCF" w:rsidP="00E027DA">
      <w:pPr>
        <w:pStyle w:val="HTML0"/>
        <w:shd w:val="clear" w:color="auto" w:fill="F7F7F7"/>
        <w:spacing w:line="240" w:lineRule="atLeast"/>
        <w:rPr>
          <w:rStyle w:val="HTML"/>
          <w:rFonts w:ascii="Consolas" w:hAnsi="Consolas"/>
          <w:color w:val="333333"/>
          <w:sz w:val="20"/>
          <w:szCs w:val="20"/>
        </w:rPr>
      </w:pPr>
      <w:r>
        <w:rPr>
          <w:rStyle w:val="HTML"/>
          <w:rFonts w:ascii="Consolas" w:hAnsi="Consolas"/>
          <w:color w:val="333333"/>
          <w:sz w:val="20"/>
          <w:szCs w:val="20"/>
        </w:rPr>
        <w:t>Delta compression using up to 8 threads.</w:t>
      </w:r>
    </w:p>
    <w:p w:rsidR="00631FCF" w:rsidRDefault="00631FCF" w:rsidP="00E027DA">
      <w:pPr>
        <w:pStyle w:val="HTML0"/>
        <w:shd w:val="clear" w:color="auto" w:fill="F7F7F7"/>
        <w:spacing w:line="240" w:lineRule="atLeast"/>
        <w:rPr>
          <w:rStyle w:val="HTML"/>
          <w:rFonts w:ascii="Consolas" w:hAnsi="Consolas"/>
          <w:color w:val="333333"/>
          <w:sz w:val="20"/>
          <w:szCs w:val="20"/>
        </w:rPr>
      </w:pPr>
      <w:r>
        <w:rPr>
          <w:rStyle w:val="HTML"/>
          <w:rFonts w:ascii="Consolas" w:hAnsi="Consolas"/>
          <w:color w:val="333333"/>
          <w:sz w:val="20"/>
          <w:szCs w:val="20"/>
        </w:rPr>
        <w:t>Compressing objects: 100% (3/3), done.</w:t>
      </w:r>
    </w:p>
    <w:p w:rsidR="00631FCF" w:rsidRDefault="00631FCF" w:rsidP="00E027DA">
      <w:pPr>
        <w:pStyle w:val="HTML0"/>
        <w:shd w:val="clear" w:color="auto" w:fill="F7F7F7"/>
        <w:spacing w:line="240" w:lineRule="atLeast"/>
        <w:rPr>
          <w:rStyle w:val="HTML"/>
          <w:rFonts w:ascii="Consolas" w:hAnsi="Consolas"/>
          <w:color w:val="333333"/>
          <w:sz w:val="20"/>
          <w:szCs w:val="20"/>
        </w:rPr>
      </w:pPr>
      <w:r>
        <w:rPr>
          <w:rStyle w:val="HTML"/>
          <w:rFonts w:ascii="Consolas" w:hAnsi="Consolas"/>
          <w:color w:val="333333"/>
          <w:sz w:val="20"/>
          <w:szCs w:val="20"/>
        </w:rPr>
        <w:t>Writing objects: 100% (4/4), 402 bytes | 0 bytes/s, done.</w:t>
      </w:r>
    </w:p>
    <w:p w:rsidR="00631FCF" w:rsidRDefault="00631FCF" w:rsidP="00E027DA">
      <w:pPr>
        <w:pStyle w:val="HTML0"/>
        <w:shd w:val="clear" w:color="auto" w:fill="F7F7F7"/>
        <w:spacing w:line="240" w:lineRule="atLeast"/>
        <w:rPr>
          <w:rStyle w:val="HTML"/>
          <w:rFonts w:ascii="Consolas" w:hAnsi="Consolas"/>
          <w:color w:val="333333"/>
          <w:sz w:val="20"/>
          <w:szCs w:val="20"/>
        </w:rPr>
      </w:pPr>
      <w:r>
        <w:rPr>
          <w:rStyle w:val="HTML"/>
          <w:rFonts w:ascii="Consolas" w:hAnsi="Consolas"/>
          <w:color w:val="333333"/>
          <w:sz w:val="20"/>
          <w:szCs w:val="20"/>
        </w:rPr>
        <w:t>Total 4 (delta 1), reused 0 (delta 0)</w:t>
      </w:r>
    </w:p>
    <w:p w:rsidR="00631FCF" w:rsidRDefault="00631FCF" w:rsidP="00E027DA">
      <w:pPr>
        <w:pStyle w:val="HTML0"/>
        <w:shd w:val="clear" w:color="auto" w:fill="F7F7F7"/>
        <w:spacing w:line="240" w:lineRule="atLeast"/>
        <w:rPr>
          <w:rStyle w:val="HTML"/>
          <w:rFonts w:ascii="Consolas" w:hAnsi="Consolas"/>
          <w:color w:val="333333"/>
          <w:sz w:val="20"/>
          <w:szCs w:val="20"/>
        </w:rPr>
      </w:pPr>
      <w:r>
        <w:rPr>
          <w:rStyle w:val="HTML"/>
          <w:rFonts w:ascii="Consolas" w:hAnsi="Consolas"/>
          <w:color w:val="333333"/>
          <w:sz w:val="20"/>
          <w:szCs w:val="20"/>
        </w:rPr>
        <w:t>To https://github.com/cncounter/LispGentleIntro.git</w:t>
      </w:r>
    </w:p>
    <w:p w:rsidR="00631FCF" w:rsidRDefault="00631FCF" w:rsidP="00E027DA">
      <w:pPr>
        <w:pStyle w:val="HTML0"/>
        <w:shd w:val="clear" w:color="auto" w:fill="F7F7F7"/>
        <w:spacing w:line="240" w:lineRule="atLeast"/>
        <w:rPr>
          <w:rStyle w:val="HTML"/>
          <w:rFonts w:ascii="Consolas" w:hAnsi="Consolas"/>
          <w:color w:val="333333"/>
          <w:sz w:val="20"/>
          <w:szCs w:val="20"/>
        </w:rPr>
      </w:pPr>
      <w:r>
        <w:rPr>
          <w:rStyle w:val="HTML"/>
          <w:rFonts w:ascii="Consolas" w:hAnsi="Consolas"/>
          <w:color w:val="333333"/>
          <w:sz w:val="20"/>
          <w:szCs w:val="20"/>
        </w:rPr>
        <w:t xml:space="preserve">   e8c0fb1..6407079  master -&gt; master</w:t>
      </w:r>
    </w:p>
    <w:p w:rsidR="00631FCF" w:rsidRDefault="00631FCF" w:rsidP="00E027DA">
      <w:pPr>
        <w:pStyle w:val="a8"/>
        <w:shd w:val="clear" w:color="auto" w:fill="FFFFFF"/>
        <w:spacing w:after="0" w:line="240" w:lineRule="atLeast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在连接上远端服务器之后</w:t>
      </w:r>
      <w:r>
        <w:rPr>
          <w:rFonts w:ascii="Segoe UI" w:hAnsi="Segoe UI" w:cs="Segoe UI"/>
          <w:color w:val="333333"/>
        </w:rPr>
        <w:t>,</w:t>
      </w:r>
      <w:r>
        <w:rPr>
          <w:rFonts w:ascii="Segoe UI" w:hAnsi="Segoe UI" w:cs="Segoe UI"/>
          <w:color w:val="333333"/>
        </w:rPr>
        <w:t>会要求你输入用户名与密码</w:t>
      </w:r>
      <w:r>
        <w:rPr>
          <w:rFonts w:ascii="Segoe UI" w:hAnsi="Segoe UI" w:cs="Segoe UI"/>
          <w:color w:val="333333"/>
        </w:rPr>
        <w:t xml:space="preserve">. </w:t>
      </w:r>
      <w:r>
        <w:rPr>
          <w:rFonts w:ascii="Segoe UI" w:hAnsi="Segoe UI" w:cs="Segoe UI"/>
          <w:color w:val="333333"/>
        </w:rPr>
        <w:t>其中</w:t>
      </w:r>
      <w:r>
        <w:rPr>
          <w:rFonts w:ascii="Segoe UI" w:hAnsi="Segoe UI" w:cs="Segoe UI"/>
          <w:color w:val="333333"/>
        </w:rPr>
        <w:t>,</w:t>
      </w:r>
      <w:r>
        <w:rPr>
          <w:rFonts w:ascii="Segoe UI" w:hAnsi="Segoe UI" w:cs="Segoe UI"/>
          <w:color w:val="333333"/>
        </w:rPr>
        <w:t>用户名是你注册</w:t>
      </w:r>
      <w:r>
        <w:rPr>
          <w:rFonts w:ascii="Segoe UI" w:hAnsi="Segoe UI" w:cs="Segoe UI"/>
          <w:color w:val="333333"/>
        </w:rPr>
        <w:t>GitHub</w:t>
      </w:r>
      <w:r>
        <w:rPr>
          <w:rFonts w:ascii="Segoe UI" w:hAnsi="Segoe UI" w:cs="Segoe UI"/>
          <w:color w:val="333333"/>
        </w:rPr>
        <w:t>时的账号</w:t>
      </w:r>
      <w:r>
        <w:rPr>
          <w:rFonts w:ascii="Segoe UI" w:hAnsi="Segoe UI" w:cs="Segoe UI"/>
          <w:color w:val="333333"/>
        </w:rPr>
        <w:t>,</w:t>
      </w:r>
      <w:r>
        <w:rPr>
          <w:rFonts w:ascii="Segoe UI" w:hAnsi="Segoe UI" w:cs="Segoe UI"/>
          <w:color w:val="333333"/>
        </w:rPr>
        <w:t>不是邮箱</w:t>
      </w:r>
      <w:r>
        <w:rPr>
          <w:rFonts w:ascii="Segoe UI" w:hAnsi="Segoe UI" w:cs="Segoe UI"/>
          <w:color w:val="333333"/>
        </w:rPr>
        <w:t xml:space="preserve">. </w:t>
      </w:r>
      <w:r>
        <w:rPr>
          <w:rFonts w:ascii="Segoe UI" w:hAnsi="Segoe UI" w:cs="Segoe UI"/>
          <w:color w:val="333333"/>
        </w:rPr>
        <w:t>接着是密码</w:t>
      </w:r>
      <w:r>
        <w:rPr>
          <w:rFonts w:ascii="Segoe UI" w:hAnsi="Segoe UI" w:cs="Segoe UI"/>
          <w:color w:val="333333"/>
        </w:rPr>
        <w:t>,</w:t>
      </w:r>
      <w:r>
        <w:rPr>
          <w:rFonts w:ascii="Segoe UI" w:hAnsi="Segoe UI" w:cs="Segoe UI"/>
          <w:color w:val="333333"/>
        </w:rPr>
        <w:t>注意密码是没有回显的</w:t>
      </w:r>
      <w:r>
        <w:rPr>
          <w:rFonts w:ascii="Segoe UI" w:hAnsi="Segoe UI" w:cs="Segoe UI"/>
          <w:color w:val="333333"/>
        </w:rPr>
        <w:t>,</w:t>
      </w:r>
      <w:r>
        <w:rPr>
          <w:rFonts w:ascii="Segoe UI" w:hAnsi="Segoe UI" w:cs="Segoe UI"/>
          <w:color w:val="333333"/>
        </w:rPr>
        <w:t>也就是为了安全</w:t>
      </w:r>
      <w:r>
        <w:rPr>
          <w:rFonts w:ascii="Segoe UI" w:hAnsi="Segoe UI" w:cs="Segoe UI"/>
          <w:color w:val="333333"/>
        </w:rPr>
        <w:t>,</w:t>
      </w:r>
      <w:r>
        <w:rPr>
          <w:rFonts w:ascii="Segoe UI" w:hAnsi="Segoe UI" w:cs="Segoe UI"/>
          <w:color w:val="333333"/>
        </w:rPr>
        <w:t>不告诉你具体输入了几个字符</w:t>
      </w:r>
      <w:r>
        <w:rPr>
          <w:rFonts w:ascii="Segoe UI" w:hAnsi="Segoe UI" w:cs="Segoe UI"/>
          <w:color w:val="333333"/>
        </w:rPr>
        <w:t>,</w:t>
      </w:r>
      <w:r>
        <w:rPr>
          <w:rFonts w:ascii="Segoe UI" w:hAnsi="Segoe UI" w:cs="Segoe UI"/>
          <w:color w:val="333333"/>
        </w:rPr>
        <w:t>输入完成回车即可</w:t>
      </w:r>
      <w:r>
        <w:rPr>
          <w:rFonts w:ascii="Segoe UI" w:hAnsi="Segoe UI" w:cs="Segoe UI"/>
          <w:color w:val="333333"/>
        </w:rPr>
        <w:t xml:space="preserve">. </w:t>
      </w:r>
      <w:r>
        <w:rPr>
          <w:rFonts w:ascii="Segoe UI" w:hAnsi="Segoe UI" w:cs="Segoe UI"/>
          <w:color w:val="333333"/>
        </w:rPr>
        <w:t>截图如下</w:t>
      </w:r>
      <w:r>
        <w:rPr>
          <w:rFonts w:ascii="Segoe UI" w:hAnsi="Segoe UI" w:cs="Segoe UI"/>
          <w:color w:val="333333"/>
        </w:rPr>
        <w:t>:</w:t>
      </w:r>
    </w:p>
    <w:p w:rsidR="00631FCF" w:rsidRDefault="00631FCF" w:rsidP="00E027DA">
      <w:pPr>
        <w:pStyle w:val="a8"/>
        <w:shd w:val="clear" w:color="auto" w:fill="FFFFFF"/>
        <w:spacing w:after="0" w:line="240" w:lineRule="atLeast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noProof/>
          <w:color w:val="4078C0"/>
        </w:rPr>
        <w:lastRenderedPageBreak/>
        <w:drawing>
          <wp:inline distT="0" distB="0" distL="0" distR="0" wp14:anchorId="3116EDFA" wp14:editId="57B45966">
            <wp:extent cx="8029575" cy="5229225"/>
            <wp:effectExtent l="19050" t="0" r="9525" b="0"/>
            <wp:docPr id="79" name="图片 79" descr="https://github.com/cncounter/translation/raw/master/tiemao_2014/GitHelp/304_git_push.png">
              <a:hlinkClick xmlns:a="http://schemas.openxmlformats.org/drawingml/2006/main" r:id="rId9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https://github.com/cncounter/translation/raw/master/tiemao_2014/GitHelp/304_git_push.png">
                      <a:hlinkClick r:id="rId9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29575" cy="5229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1FCF" w:rsidRDefault="00631FCF" w:rsidP="00E027DA">
      <w:pPr>
        <w:pStyle w:val="a8"/>
        <w:shd w:val="clear" w:color="auto" w:fill="FFFFFF"/>
        <w:spacing w:after="0" w:line="240" w:lineRule="atLeast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好了</w:t>
      </w:r>
      <w:r>
        <w:rPr>
          <w:rFonts w:ascii="Segoe UI" w:hAnsi="Segoe UI" w:cs="Segoe UI"/>
          <w:color w:val="333333"/>
        </w:rPr>
        <w:t>,</w:t>
      </w:r>
      <w:r>
        <w:rPr>
          <w:rFonts w:ascii="Segoe UI" w:hAnsi="Segoe UI" w:cs="Segoe UI"/>
          <w:color w:val="333333"/>
        </w:rPr>
        <w:t>推送完成</w:t>
      </w:r>
      <w:r>
        <w:rPr>
          <w:rFonts w:ascii="Segoe UI" w:hAnsi="Segoe UI" w:cs="Segoe UI"/>
          <w:color w:val="333333"/>
        </w:rPr>
        <w:t>,</w:t>
      </w:r>
      <w:r>
        <w:rPr>
          <w:rFonts w:ascii="Segoe UI" w:hAnsi="Segoe UI" w:cs="Segoe UI"/>
          <w:color w:val="333333"/>
        </w:rPr>
        <w:t>这时候用浏览器打开在线仓库</w:t>
      </w:r>
      <w:r>
        <w:rPr>
          <w:rFonts w:ascii="Segoe UI" w:hAnsi="Segoe UI" w:cs="Segoe UI"/>
          <w:color w:val="333333"/>
        </w:rPr>
        <w:t>,</w:t>
      </w:r>
      <w:r>
        <w:rPr>
          <w:rFonts w:ascii="Segoe UI" w:hAnsi="Segoe UI" w:cs="Segoe UI"/>
          <w:color w:val="333333"/>
        </w:rPr>
        <w:t>看看内容是不是已经变了</w:t>
      </w:r>
      <w:r>
        <w:rPr>
          <w:rFonts w:ascii="Segoe UI" w:hAnsi="Segoe UI" w:cs="Segoe UI"/>
          <w:color w:val="333333"/>
        </w:rPr>
        <w:t>?</w:t>
      </w:r>
    </w:p>
    <w:p w:rsidR="00631FCF" w:rsidRDefault="00631FCF" w:rsidP="00E027DA">
      <w:pPr>
        <w:pStyle w:val="3"/>
        <w:shd w:val="clear" w:color="auto" w:fill="FFFFFF"/>
        <w:spacing w:before="0" w:after="0" w:line="240" w:lineRule="atLeast"/>
        <w:rPr>
          <w:rFonts w:ascii="Segoe UI" w:hAnsi="Segoe UI" w:cs="Segoe UI"/>
          <w:color w:val="333333"/>
          <w:sz w:val="26"/>
          <w:szCs w:val="26"/>
        </w:rPr>
      </w:pPr>
      <w:bookmarkStart w:id="5" w:name="t5"/>
      <w:bookmarkEnd w:id="5"/>
      <w:r>
        <w:rPr>
          <w:rFonts w:ascii="Segoe UI" w:hAnsi="Segoe UI" w:cs="Segoe UI"/>
          <w:color w:val="333333"/>
          <w:sz w:val="26"/>
          <w:szCs w:val="26"/>
        </w:rPr>
        <w:t xml:space="preserve">2.4 </w:t>
      </w:r>
      <w:r>
        <w:rPr>
          <w:rFonts w:ascii="Segoe UI" w:hAnsi="Segoe UI" w:cs="Segoe UI"/>
          <w:color w:val="333333"/>
          <w:sz w:val="26"/>
          <w:szCs w:val="26"/>
        </w:rPr>
        <w:t>拉取项目</w:t>
      </w:r>
      <w:r>
        <w:rPr>
          <w:rFonts w:ascii="Segoe UI" w:hAnsi="Segoe UI" w:cs="Segoe UI"/>
          <w:color w:val="333333"/>
          <w:sz w:val="26"/>
          <w:szCs w:val="26"/>
        </w:rPr>
        <w:t>(pull ...)</w:t>
      </w:r>
    </w:p>
    <w:p w:rsidR="00631FCF" w:rsidRDefault="00631FCF" w:rsidP="00E027DA">
      <w:pPr>
        <w:pStyle w:val="a8"/>
        <w:shd w:val="clear" w:color="auto" w:fill="FFFFFF"/>
        <w:spacing w:after="0" w:line="240" w:lineRule="atLeast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当然</w:t>
      </w:r>
      <w:r>
        <w:rPr>
          <w:rFonts w:ascii="Segoe UI" w:hAnsi="Segoe UI" w:cs="Segoe UI"/>
          <w:color w:val="333333"/>
        </w:rPr>
        <w:t>,</w:t>
      </w:r>
      <w:r>
        <w:rPr>
          <w:rFonts w:ascii="Segoe UI" w:hAnsi="Segoe UI" w:cs="Segoe UI"/>
          <w:color w:val="333333"/>
        </w:rPr>
        <w:t>如果多人协作</w:t>
      </w:r>
      <w:r>
        <w:rPr>
          <w:rFonts w:ascii="Segoe UI" w:hAnsi="Segoe UI" w:cs="Segoe UI"/>
          <w:color w:val="333333"/>
        </w:rPr>
        <w:t xml:space="preserve">, </w:t>
      </w:r>
      <w:r>
        <w:rPr>
          <w:rFonts w:ascii="Segoe UI" w:hAnsi="Segoe UI" w:cs="Segoe UI"/>
          <w:color w:val="333333"/>
        </w:rPr>
        <w:t>或者多个客户端进行修改</w:t>
      </w:r>
      <w:r>
        <w:rPr>
          <w:rFonts w:ascii="Segoe UI" w:hAnsi="Segoe UI" w:cs="Segoe UI"/>
          <w:color w:val="333333"/>
        </w:rPr>
        <w:t xml:space="preserve">, </w:t>
      </w:r>
      <w:r>
        <w:rPr>
          <w:rFonts w:ascii="Segoe UI" w:hAnsi="Segoe UI" w:cs="Segoe UI"/>
          <w:color w:val="333333"/>
        </w:rPr>
        <w:t>那么我们还要拉取</w:t>
      </w:r>
      <w:r>
        <w:rPr>
          <w:rFonts w:ascii="Segoe UI" w:hAnsi="Segoe UI" w:cs="Segoe UI"/>
          <w:color w:val="333333"/>
        </w:rPr>
        <w:t>(Pull ... )</w:t>
      </w:r>
      <w:r>
        <w:rPr>
          <w:rFonts w:ascii="Segoe UI" w:hAnsi="Segoe UI" w:cs="Segoe UI"/>
          <w:color w:val="333333"/>
        </w:rPr>
        <w:t>别人推送到在线仓库的内容下来。</w:t>
      </w:r>
      <w:r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大神们是不推荐使用</w:t>
      </w:r>
      <w:r>
        <w:rPr>
          <w:rFonts w:ascii="Segoe UI" w:hAnsi="Segoe UI" w:cs="Segoe UI"/>
          <w:color w:val="333333"/>
        </w:rPr>
        <w:t xml:space="preserve"> pull </w:t>
      </w:r>
      <w:r>
        <w:rPr>
          <w:rFonts w:ascii="Segoe UI" w:hAnsi="Segoe UI" w:cs="Segoe UI"/>
          <w:color w:val="333333"/>
        </w:rPr>
        <w:t>命令进行拉取的</w:t>
      </w:r>
      <w:r>
        <w:rPr>
          <w:rFonts w:ascii="Segoe UI" w:hAnsi="Segoe UI" w:cs="Segoe UI"/>
          <w:color w:val="333333"/>
        </w:rPr>
        <w:t xml:space="preserve">, </w:t>
      </w:r>
      <w:r>
        <w:rPr>
          <w:rFonts w:ascii="Segoe UI" w:hAnsi="Segoe UI" w:cs="Segoe UI"/>
          <w:color w:val="333333"/>
        </w:rPr>
        <w:t>因为封装了细节</w:t>
      </w:r>
      <w:r>
        <w:rPr>
          <w:rFonts w:ascii="Segoe UI" w:hAnsi="Segoe UI" w:cs="Segoe UI"/>
          <w:color w:val="333333"/>
        </w:rPr>
        <w:t xml:space="preserve">(git pull == git fetch + git merge). </w:t>
      </w:r>
      <w:r>
        <w:rPr>
          <w:rFonts w:ascii="Segoe UI" w:hAnsi="Segoe UI" w:cs="Segoe UI"/>
          <w:color w:val="333333"/>
        </w:rPr>
        <w:t>对于这群更喜欢用命令行的神们来说</w:t>
      </w:r>
      <w:r>
        <w:rPr>
          <w:rFonts w:ascii="Segoe UI" w:hAnsi="Segoe UI" w:cs="Segoe UI"/>
          <w:color w:val="333333"/>
        </w:rPr>
        <w:t xml:space="preserve">, </w:t>
      </w:r>
      <w:r>
        <w:rPr>
          <w:rFonts w:ascii="Segoe UI" w:hAnsi="Segoe UI" w:cs="Segoe UI"/>
          <w:color w:val="333333"/>
        </w:rPr>
        <w:t>一切在掌控之中是一种强迫症</w:t>
      </w:r>
      <w:r>
        <w:rPr>
          <w:rFonts w:ascii="Segoe UI" w:hAnsi="Segoe UI" w:cs="Segoe UI"/>
          <w:color w:val="333333"/>
        </w:rPr>
        <w:t>!!!(</w:t>
      </w:r>
      <w:r>
        <w:rPr>
          <w:rFonts w:ascii="Segoe UI" w:hAnsi="Segoe UI" w:cs="Segoe UI"/>
          <w:color w:val="333333"/>
        </w:rPr>
        <w:t>开个玩笑</w:t>
      </w:r>
      <w:r>
        <w:rPr>
          <w:rFonts w:ascii="Segoe UI" w:hAnsi="Segoe UI" w:cs="Segoe UI"/>
          <w:color w:val="333333"/>
        </w:rPr>
        <w:t xml:space="preserve">, </w:t>
      </w:r>
      <w:r>
        <w:rPr>
          <w:rFonts w:ascii="Segoe UI" w:hAnsi="Segoe UI" w:cs="Segoe UI"/>
          <w:color w:val="333333"/>
        </w:rPr>
        <w:t>其实项目成员复杂</w:t>
      </w:r>
      <w:r>
        <w:rPr>
          <w:rFonts w:ascii="Segoe UI" w:hAnsi="Segoe UI" w:cs="Segoe UI"/>
          <w:color w:val="333333"/>
        </w:rPr>
        <w:t>,</w:t>
      </w:r>
      <w:r>
        <w:rPr>
          <w:rFonts w:ascii="Segoe UI" w:hAnsi="Segoe UI" w:cs="Segoe UI"/>
          <w:color w:val="333333"/>
        </w:rPr>
        <w:t>约定不好以后</w:t>
      </w:r>
      <w:r>
        <w:rPr>
          <w:rFonts w:ascii="Segoe UI" w:hAnsi="Segoe UI" w:cs="Segoe UI"/>
          <w:color w:val="333333"/>
        </w:rPr>
        <w:t xml:space="preserve">, pull </w:t>
      </w:r>
      <w:r>
        <w:rPr>
          <w:rFonts w:ascii="Segoe UI" w:hAnsi="Segoe UI" w:cs="Segoe UI"/>
          <w:color w:val="333333"/>
        </w:rPr>
        <w:t>确实会有很多问题</w:t>
      </w:r>
      <w:r>
        <w:rPr>
          <w:rFonts w:ascii="Segoe UI" w:hAnsi="Segoe UI" w:cs="Segoe UI"/>
          <w:color w:val="333333"/>
        </w:rPr>
        <w:t>,</w:t>
      </w:r>
      <w:r>
        <w:rPr>
          <w:rFonts w:ascii="Segoe UI" w:hAnsi="Segoe UI" w:cs="Segoe UI"/>
          <w:color w:val="333333"/>
        </w:rPr>
        <w:t>会坑人</w:t>
      </w:r>
      <w:r>
        <w:rPr>
          <w:rFonts w:ascii="Segoe UI" w:hAnsi="Segoe UI" w:cs="Segoe UI"/>
          <w:color w:val="333333"/>
        </w:rPr>
        <w:t>.)</w:t>
      </w:r>
    </w:p>
    <w:p w:rsidR="00631FCF" w:rsidRDefault="00631FCF" w:rsidP="00E027DA">
      <w:pPr>
        <w:pStyle w:val="a8"/>
        <w:shd w:val="clear" w:color="auto" w:fill="FFFFFF"/>
        <w:spacing w:after="0" w:line="240" w:lineRule="atLeast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常规使用</w:t>
      </w:r>
      <w:r>
        <w:rPr>
          <w:rFonts w:ascii="Segoe UI" w:hAnsi="Segoe UI" w:cs="Segoe UI"/>
          <w:color w:val="333333"/>
        </w:rPr>
        <w:t>,</w:t>
      </w:r>
      <w:r>
        <w:rPr>
          <w:rFonts w:ascii="Segoe UI" w:hAnsi="Segoe UI" w:cs="Segoe UI"/>
          <w:color w:val="333333"/>
        </w:rPr>
        <w:t>我们执行</w:t>
      </w:r>
      <w:r>
        <w:rPr>
          <w:rFonts w:ascii="Segoe UI" w:hAnsi="Segoe UI" w:cs="Segoe UI"/>
          <w:color w:val="333333"/>
        </w:rPr>
        <w:t> </w:t>
      </w:r>
      <w:r>
        <w:rPr>
          <w:rStyle w:val="HTML"/>
          <w:rFonts w:ascii="Consolas" w:hAnsi="Consolas"/>
          <w:color w:val="333333"/>
          <w:sz w:val="20"/>
          <w:szCs w:val="20"/>
        </w:rPr>
        <w:t>git pull</w:t>
      </w:r>
      <w:r>
        <w:rPr>
          <w:rFonts w:ascii="Segoe UI" w:hAnsi="Segoe UI" w:cs="Segoe UI"/>
          <w:color w:val="333333"/>
        </w:rPr>
        <w:t> </w:t>
      </w:r>
      <w:r>
        <w:rPr>
          <w:rFonts w:ascii="Segoe UI" w:hAnsi="Segoe UI" w:cs="Segoe UI"/>
          <w:color w:val="333333"/>
        </w:rPr>
        <w:t>即可</w:t>
      </w:r>
      <w:r>
        <w:rPr>
          <w:rFonts w:ascii="Segoe UI" w:hAnsi="Segoe UI" w:cs="Segoe UI"/>
          <w:color w:val="333333"/>
        </w:rPr>
        <w:t>:</w:t>
      </w:r>
    </w:p>
    <w:p w:rsidR="00631FCF" w:rsidRDefault="00631FCF" w:rsidP="00E027DA">
      <w:pPr>
        <w:pStyle w:val="HTML0"/>
        <w:shd w:val="clear" w:color="auto" w:fill="F7F7F7"/>
        <w:spacing w:line="240" w:lineRule="atLeast"/>
        <w:rPr>
          <w:rStyle w:val="HTML"/>
          <w:rFonts w:ascii="Consolas" w:hAnsi="Consolas"/>
          <w:color w:val="333333"/>
          <w:sz w:val="20"/>
          <w:szCs w:val="20"/>
        </w:rPr>
      </w:pPr>
      <w:r>
        <w:rPr>
          <w:rStyle w:val="HTML"/>
          <w:rFonts w:ascii="Consolas" w:hAnsi="Consolas"/>
          <w:color w:val="333333"/>
          <w:sz w:val="20"/>
          <w:szCs w:val="20"/>
        </w:rPr>
        <w:t>F:\GIT_ALL\LispGentleIntro&gt;git pull</w:t>
      </w:r>
    </w:p>
    <w:p w:rsidR="00631FCF" w:rsidRDefault="00631FCF" w:rsidP="00E027DA">
      <w:pPr>
        <w:pStyle w:val="HTML0"/>
        <w:shd w:val="clear" w:color="auto" w:fill="F7F7F7"/>
        <w:spacing w:line="240" w:lineRule="atLeast"/>
        <w:rPr>
          <w:rStyle w:val="HTML"/>
          <w:rFonts w:ascii="Consolas" w:hAnsi="Consolas"/>
          <w:color w:val="333333"/>
          <w:sz w:val="20"/>
          <w:szCs w:val="20"/>
        </w:rPr>
      </w:pPr>
      <w:r>
        <w:rPr>
          <w:rStyle w:val="HTML"/>
          <w:rFonts w:ascii="Consolas" w:hAnsi="Consolas"/>
          <w:color w:val="333333"/>
          <w:sz w:val="20"/>
          <w:szCs w:val="20"/>
        </w:rPr>
        <w:lastRenderedPageBreak/>
        <w:t>Already up-to-date.</w:t>
      </w:r>
    </w:p>
    <w:p w:rsidR="00631FCF" w:rsidRDefault="00631FCF" w:rsidP="00E027DA">
      <w:pPr>
        <w:pStyle w:val="a8"/>
        <w:shd w:val="clear" w:color="auto" w:fill="FFFFFF"/>
        <w:spacing w:after="0" w:line="240" w:lineRule="atLeast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当然</w:t>
      </w:r>
      <w:r>
        <w:rPr>
          <w:rFonts w:ascii="Segoe UI" w:hAnsi="Segoe UI" w:cs="Segoe UI"/>
          <w:color w:val="333333"/>
        </w:rPr>
        <w:t>,</w:t>
      </w:r>
      <w:r>
        <w:rPr>
          <w:rFonts w:ascii="Segoe UI" w:hAnsi="Segoe UI" w:cs="Segoe UI"/>
          <w:color w:val="333333"/>
        </w:rPr>
        <w:t>因为没有其他文件被修改</w:t>
      </w:r>
      <w:r>
        <w:rPr>
          <w:rFonts w:ascii="Segoe UI" w:hAnsi="Segoe UI" w:cs="Segoe UI"/>
          <w:color w:val="333333"/>
        </w:rPr>
        <w:t>,</w:t>
      </w:r>
      <w:r>
        <w:rPr>
          <w:rFonts w:ascii="Segoe UI" w:hAnsi="Segoe UI" w:cs="Segoe UI"/>
          <w:color w:val="333333"/>
        </w:rPr>
        <w:t>所以直接提示</w:t>
      </w:r>
      <w:r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已经更新到最新</w:t>
      </w:r>
      <w:r>
        <w:rPr>
          <w:rFonts w:ascii="Segoe UI" w:hAnsi="Segoe UI" w:cs="Segoe UI"/>
          <w:color w:val="333333"/>
        </w:rPr>
        <w:t xml:space="preserve">. </w:t>
      </w:r>
      <w:r>
        <w:rPr>
          <w:rFonts w:ascii="Segoe UI" w:hAnsi="Segoe UI" w:cs="Segoe UI"/>
          <w:color w:val="333333"/>
        </w:rPr>
        <w:t>常规操作就这些</w:t>
      </w:r>
      <w:r>
        <w:rPr>
          <w:rFonts w:ascii="Segoe UI" w:hAnsi="Segoe UI" w:cs="Segoe UI"/>
          <w:color w:val="333333"/>
        </w:rPr>
        <w:t>,</w:t>
      </w:r>
      <w:r>
        <w:rPr>
          <w:rFonts w:ascii="Segoe UI" w:hAnsi="Segoe UI" w:cs="Segoe UI"/>
          <w:color w:val="333333"/>
        </w:rPr>
        <w:t>需要注意的是</w:t>
      </w:r>
      <w:r>
        <w:rPr>
          <w:rFonts w:ascii="Segoe UI" w:hAnsi="Segoe UI" w:cs="Segoe UI"/>
          <w:color w:val="333333"/>
        </w:rPr>
        <w:t>,</w:t>
      </w:r>
      <w:r>
        <w:rPr>
          <w:rFonts w:ascii="Segoe UI" w:hAnsi="Segoe UI" w:cs="Segoe UI"/>
          <w:color w:val="333333"/>
        </w:rPr>
        <w:t>和使用</w:t>
      </w:r>
      <w:r>
        <w:rPr>
          <w:rFonts w:ascii="Segoe UI" w:hAnsi="Segoe UI" w:cs="Segoe UI"/>
          <w:color w:val="333333"/>
        </w:rPr>
        <w:t>SVN</w:t>
      </w:r>
      <w:r>
        <w:rPr>
          <w:rFonts w:ascii="Segoe UI" w:hAnsi="Segoe UI" w:cs="Segoe UI"/>
          <w:color w:val="333333"/>
        </w:rPr>
        <w:t>的好习惯一样</w:t>
      </w:r>
      <w:r>
        <w:rPr>
          <w:rFonts w:ascii="Segoe UI" w:hAnsi="Segoe UI" w:cs="Segoe UI"/>
          <w:color w:val="333333"/>
        </w:rPr>
        <w:t>,</w:t>
      </w:r>
      <w:r>
        <w:rPr>
          <w:rFonts w:ascii="Segoe UI" w:hAnsi="Segoe UI" w:cs="Segoe UI"/>
          <w:color w:val="333333"/>
        </w:rPr>
        <w:t>你在修改本地内容之前</w:t>
      </w:r>
      <w:r>
        <w:rPr>
          <w:rFonts w:ascii="Segoe UI" w:hAnsi="Segoe UI" w:cs="Segoe UI"/>
          <w:color w:val="333333"/>
        </w:rPr>
        <w:t>,</w:t>
      </w:r>
      <w:r>
        <w:rPr>
          <w:rFonts w:ascii="Segoe UI" w:hAnsi="Segoe UI" w:cs="Segoe UI"/>
          <w:color w:val="333333"/>
        </w:rPr>
        <w:t>最好先</w:t>
      </w:r>
      <w:r>
        <w:rPr>
          <w:rFonts w:ascii="Segoe UI" w:hAnsi="Segoe UI" w:cs="Segoe UI"/>
          <w:color w:val="333333"/>
        </w:rPr>
        <w:t xml:space="preserve"> pull </w:t>
      </w:r>
      <w:r>
        <w:rPr>
          <w:rFonts w:ascii="Segoe UI" w:hAnsi="Segoe UI" w:cs="Segoe UI"/>
          <w:color w:val="333333"/>
        </w:rPr>
        <w:t>一下</w:t>
      </w:r>
      <w:r>
        <w:rPr>
          <w:rFonts w:ascii="Segoe UI" w:hAnsi="Segoe UI" w:cs="Segoe UI"/>
          <w:color w:val="333333"/>
        </w:rPr>
        <w:t>,</w:t>
      </w:r>
      <w:r>
        <w:rPr>
          <w:rFonts w:ascii="Segoe UI" w:hAnsi="Segoe UI" w:cs="Segoe UI"/>
          <w:color w:val="333333"/>
        </w:rPr>
        <w:t>减少冲突的可能</w:t>
      </w:r>
      <w:r>
        <w:rPr>
          <w:rFonts w:ascii="Segoe UI" w:hAnsi="Segoe UI" w:cs="Segoe UI"/>
          <w:color w:val="333333"/>
        </w:rPr>
        <w:t>.</w:t>
      </w:r>
    </w:p>
    <w:p w:rsidR="00631FCF" w:rsidRDefault="00631FCF" w:rsidP="00E027DA">
      <w:pPr>
        <w:pStyle w:val="2"/>
        <w:pBdr>
          <w:bottom w:val="single" w:sz="6" w:space="4" w:color="EEEEEE"/>
        </w:pBdr>
        <w:shd w:val="clear" w:color="auto" w:fill="FFFFFF"/>
        <w:spacing w:before="0" w:after="0" w:line="240" w:lineRule="atLeast"/>
        <w:rPr>
          <w:rFonts w:ascii="Segoe UI" w:hAnsi="Segoe UI" w:cs="Segoe UI"/>
          <w:color w:val="333333"/>
        </w:rPr>
      </w:pPr>
      <w:bookmarkStart w:id="6" w:name="t6"/>
      <w:bookmarkEnd w:id="6"/>
      <w:r>
        <w:rPr>
          <w:rFonts w:ascii="Segoe UI" w:hAnsi="Segoe UI" w:cs="Segoe UI"/>
          <w:color w:val="333333"/>
        </w:rPr>
        <w:t>3. </w:t>
      </w:r>
      <w:bookmarkStart w:id="7" w:name="user-content-tgitoperate"/>
      <w:r>
        <w:rPr>
          <w:rFonts w:ascii="Segoe UI" w:hAnsi="Segoe UI" w:cs="Segoe UI"/>
          <w:color w:val="336699"/>
        </w:rPr>
        <w:t>TortoiseGit</w:t>
      </w:r>
      <w:r>
        <w:rPr>
          <w:rFonts w:ascii="Segoe UI" w:hAnsi="Segoe UI" w:cs="Segoe UI"/>
          <w:color w:val="336699"/>
        </w:rPr>
        <w:t>使用与操作</w:t>
      </w:r>
      <w:bookmarkEnd w:id="7"/>
    </w:p>
    <w:p w:rsidR="00631FCF" w:rsidRDefault="00631FCF" w:rsidP="00E027DA">
      <w:pPr>
        <w:pStyle w:val="a8"/>
        <w:shd w:val="clear" w:color="auto" w:fill="FFFFFF"/>
        <w:spacing w:after="0" w:line="240" w:lineRule="atLeast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使用</w:t>
      </w:r>
      <w:r>
        <w:rPr>
          <w:rFonts w:ascii="Segoe UI" w:hAnsi="Segoe UI" w:cs="Segoe UI"/>
          <w:color w:val="333333"/>
        </w:rPr>
        <w:t xml:space="preserve"> Git</w:t>
      </w:r>
      <w:r>
        <w:rPr>
          <w:rFonts w:ascii="Segoe UI" w:hAnsi="Segoe UI" w:cs="Segoe UI"/>
          <w:color w:val="333333"/>
        </w:rPr>
        <w:t>命令有时候确实不怎么方便</w:t>
      </w:r>
      <w:r>
        <w:rPr>
          <w:rFonts w:ascii="Segoe UI" w:hAnsi="Segoe UI" w:cs="Segoe UI"/>
          <w:color w:val="333333"/>
        </w:rPr>
        <w:t>,</w:t>
      </w:r>
      <w:r>
        <w:rPr>
          <w:rFonts w:ascii="Segoe UI" w:hAnsi="Segoe UI" w:cs="Segoe UI"/>
          <w:color w:val="333333"/>
        </w:rPr>
        <w:t>特别是每次都要输入密码</w:t>
      </w:r>
      <w:r>
        <w:rPr>
          <w:rFonts w:ascii="Segoe UI" w:hAnsi="Segoe UI" w:cs="Segoe UI"/>
          <w:color w:val="333333"/>
        </w:rPr>
        <w:t>,</w:t>
      </w:r>
      <w:r>
        <w:rPr>
          <w:rFonts w:ascii="Segoe UI" w:hAnsi="Segoe UI" w:cs="Segoe UI"/>
          <w:color w:val="333333"/>
        </w:rPr>
        <w:t>如果配置</w:t>
      </w:r>
      <w:r>
        <w:rPr>
          <w:rFonts w:ascii="Segoe UI" w:hAnsi="Segoe UI" w:cs="Segoe UI"/>
          <w:color w:val="333333"/>
        </w:rPr>
        <w:t xml:space="preserve"> SSH </w:t>
      </w:r>
      <w:r>
        <w:rPr>
          <w:rFonts w:ascii="Segoe UI" w:hAnsi="Segoe UI" w:cs="Segoe UI"/>
          <w:color w:val="333333"/>
        </w:rPr>
        <w:t>的方式</w:t>
      </w:r>
      <w:r>
        <w:rPr>
          <w:rFonts w:ascii="Segoe UI" w:hAnsi="Segoe UI" w:cs="Segoe UI"/>
          <w:color w:val="333333"/>
        </w:rPr>
        <w:t>,</w:t>
      </w:r>
      <w:r>
        <w:rPr>
          <w:rFonts w:ascii="Segoe UI" w:hAnsi="Segoe UI" w:cs="Segoe UI"/>
          <w:color w:val="333333"/>
        </w:rPr>
        <w:t>又实在是很麻烦</w:t>
      </w:r>
      <w:r>
        <w:rPr>
          <w:rFonts w:ascii="Segoe UI" w:hAnsi="Segoe UI" w:cs="Segoe UI"/>
          <w:color w:val="333333"/>
        </w:rPr>
        <w:t>.(</w:t>
      </w:r>
      <w:r>
        <w:rPr>
          <w:rFonts w:ascii="Segoe UI" w:hAnsi="Segoe UI" w:cs="Segoe UI"/>
          <w:color w:val="333333"/>
        </w:rPr>
        <w:t>当然</w:t>
      </w:r>
      <w:r>
        <w:rPr>
          <w:rFonts w:ascii="Segoe UI" w:hAnsi="Segoe UI" w:cs="Segoe UI"/>
          <w:color w:val="333333"/>
        </w:rPr>
        <w:t>,</w:t>
      </w:r>
      <w:r>
        <w:rPr>
          <w:rFonts w:ascii="Segoe UI" w:hAnsi="Segoe UI" w:cs="Segoe UI"/>
          <w:color w:val="333333"/>
        </w:rPr>
        <w:t>必须使用</w:t>
      </w:r>
      <w:r>
        <w:rPr>
          <w:rFonts w:ascii="Segoe UI" w:hAnsi="Segoe UI" w:cs="Segoe UI"/>
          <w:color w:val="333333"/>
        </w:rPr>
        <w:t xml:space="preserve"> Windows </w:t>
      </w:r>
      <w:r>
        <w:rPr>
          <w:rFonts w:ascii="Segoe UI" w:hAnsi="Segoe UI" w:cs="Segoe UI"/>
          <w:color w:val="333333"/>
        </w:rPr>
        <w:t>神器才有方便友好的客户端图形界面啦</w:t>
      </w:r>
      <w:r>
        <w:rPr>
          <w:rFonts w:ascii="Segoe UI" w:hAnsi="Segoe UI" w:cs="Segoe UI"/>
          <w:color w:val="333333"/>
        </w:rPr>
        <w:t>!!!)</w:t>
      </w:r>
    </w:p>
    <w:p w:rsidR="00631FCF" w:rsidRDefault="00631FCF" w:rsidP="00E027DA">
      <w:pPr>
        <w:pStyle w:val="3"/>
        <w:shd w:val="clear" w:color="auto" w:fill="FFFFFF"/>
        <w:spacing w:before="0" w:after="0" w:line="240" w:lineRule="atLeast"/>
        <w:rPr>
          <w:rFonts w:ascii="Segoe UI" w:hAnsi="Segoe UI" w:cs="Segoe UI"/>
          <w:color w:val="333333"/>
          <w:sz w:val="26"/>
          <w:szCs w:val="26"/>
        </w:rPr>
      </w:pPr>
      <w:bookmarkStart w:id="8" w:name="t7"/>
      <w:bookmarkEnd w:id="8"/>
      <w:r>
        <w:rPr>
          <w:rFonts w:ascii="Segoe UI" w:hAnsi="Segoe UI" w:cs="Segoe UI"/>
          <w:color w:val="333333"/>
          <w:sz w:val="26"/>
          <w:szCs w:val="26"/>
        </w:rPr>
        <w:t xml:space="preserve">3.1 </w:t>
      </w:r>
      <w:r>
        <w:rPr>
          <w:rFonts w:ascii="Segoe UI" w:hAnsi="Segoe UI" w:cs="Segoe UI"/>
          <w:color w:val="333333"/>
          <w:sz w:val="26"/>
          <w:szCs w:val="26"/>
        </w:rPr>
        <w:t>克隆项目</w:t>
      </w:r>
    </w:p>
    <w:p w:rsidR="00631FCF" w:rsidRDefault="00631FCF" w:rsidP="00E027DA">
      <w:pPr>
        <w:pStyle w:val="a8"/>
        <w:shd w:val="clear" w:color="auto" w:fill="FFFFFF"/>
        <w:spacing w:after="0" w:line="240" w:lineRule="atLeast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打开资源管理器</w:t>
      </w:r>
      <w:r>
        <w:rPr>
          <w:rFonts w:ascii="Segoe UI" w:hAnsi="Segoe UI" w:cs="Segoe UI"/>
          <w:color w:val="333333"/>
        </w:rPr>
        <w:t>(</w:t>
      </w:r>
      <w:r>
        <w:rPr>
          <w:rFonts w:ascii="Segoe UI" w:hAnsi="Segoe UI" w:cs="Segoe UI"/>
          <w:color w:val="333333"/>
        </w:rPr>
        <w:t>我的电脑</w:t>
      </w:r>
      <w:r>
        <w:rPr>
          <w:rFonts w:ascii="Segoe UI" w:hAnsi="Segoe UI" w:cs="Segoe UI"/>
          <w:color w:val="333333"/>
        </w:rPr>
        <w:t>/</w:t>
      </w:r>
      <w:r>
        <w:rPr>
          <w:rFonts w:ascii="Segoe UI" w:hAnsi="Segoe UI" w:cs="Segoe UI"/>
          <w:color w:val="333333"/>
        </w:rPr>
        <w:t>计算机</w:t>
      </w:r>
      <w:r>
        <w:rPr>
          <w:rFonts w:ascii="Segoe UI" w:hAnsi="Segoe UI" w:cs="Segoe UI"/>
          <w:color w:val="333333"/>
        </w:rPr>
        <w:t xml:space="preserve">), </w:t>
      </w:r>
      <w:r>
        <w:rPr>
          <w:rFonts w:ascii="Segoe UI" w:hAnsi="Segoe UI" w:cs="Segoe UI"/>
          <w:color w:val="333333"/>
        </w:rPr>
        <w:t>进入规划好的某个目录中</w:t>
      </w:r>
      <w:r>
        <w:rPr>
          <w:rFonts w:ascii="Segoe UI" w:hAnsi="Segoe UI" w:cs="Segoe UI"/>
          <w:color w:val="333333"/>
        </w:rPr>
        <w:t xml:space="preserve">, </w:t>
      </w:r>
      <w:r>
        <w:rPr>
          <w:rFonts w:ascii="Segoe UI" w:hAnsi="Segoe UI" w:cs="Segoe UI"/>
          <w:color w:val="333333"/>
        </w:rPr>
        <w:t>然后在空白处点击鼠标右键</w:t>
      </w:r>
      <w:r>
        <w:rPr>
          <w:rFonts w:ascii="Segoe UI" w:hAnsi="Segoe UI" w:cs="Segoe UI"/>
          <w:color w:val="333333"/>
        </w:rPr>
        <w:t xml:space="preserve">, </w:t>
      </w:r>
      <w:r>
        <w:rPr>
          <w:rFonts w:ascii="Segoe UI" w:hAnsi="Segoe UI" w:cs="Segoe UI"/>
          <w:color w:val="333333"/>
        </w:rPr>
        <w:t>选择</w:t>
      </w:r>
      <w:r>
        <w:rPr>
          <w:rFonts w:ascii="Segoe UI" w:hAnsi="Segoe UI" w:cs="Segoe UI"/>
          <w:color w:val="333333"/>
        </w:rPr>
        <w:t xml:space="preserve"> TortoiseGit --&gt; </w:t>
      </w:r>
      <w:r>
        <w:rPr>
          <w:rFonts w:ascii="Segoe UI" w:hAnsi="Segoe UI" w:cs="Segoe UI"/>
          <w:color w:val="333333"/>
        </w:rPr>
        <w:t>克隆</w:t>
      </w:r>
      <w:r>
        <w:rPr>
          <w:rFonts w:ascii="Segoe UI" w:hAnsi="Segoe UI" w:cs="Segoe UI"/>
          <w:color w:val="333333"/>
        </w:rPr>
        <w:t>... (Clone...).</w:t>
      </w:r>
    </w:p>
    <w:p w:rsidR="00631FCF" w:rsidRDefault="00631FCF" w:rsidP="00E027DA">
      <w:pPr>
        <w:pStyle w:val="a8"/>
        <w:shd w:val="clear" w:color="auto" w:fill="FFFFFF"/>
        <w:spacing w:after="0" w:line="240" w:lineRule="atLeast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noProof/>
          <w:color w:val="4078C0"/>
        </w:rPr>
        <w:drawing>
          <wp:inline distT="0" distB="0" distL="0" distR="0" wp14:anchorId="3CD691A2" wp14:editId="0E9DC17B">
            <wp:extent cx="5305425" cy="4371975"/>
            <wp:effectExtent l="0" t="0" r="0" b="0"/>
            <wp:docPr id="80" name="图片 80" descr="https://github.com/cncounter/translation/raw/master/tiemao_2014/GitHelp/401_rightclick.png">
              <a:hlinkClick xmlns:a="http://schemas.openxmlformats.org/drawingml/2006/main" r:id="rId9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https://github.com/cncounter/translation/raw/master/tiemao_2014/GitHelp/401_rightclick.png">
                      <a:hlinkClick r:id="rId9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98" cstate="print"/>
                    <a:srcRect l="16266" r="4950" b="10700"/>
                    <a:stretch/>
                  </pic:blipFill>
                  <pic:spPr bwMode="auto">
                    <a:xfrm>
                      <a:off x="0" y="0"/>
                      <a:ext cx="5305425" cy="437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1FCF" w:rsidRDefault="00631FCF" w:rsidP="00E027DA">
      <w:pPr>
        <w:pStyle w:val="a8"/>
        <w:shd w:val="clear" w:color="auto" w:fill="FFFFFF"/>
        <w:spacing w:after="0" w:line="240" w:lineRule="atLeast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lastRenderedPageBreak/>
        <w:t>弹出克隆项目对话框</w:t>
      </w:r>
      <w:r>
        <w:rPr>
          <w:rFonts w:ascii="Segoe UI" w:hAnsi="Segoe UI" w:cs="Segoe UI"/>
          <w:color w:val="333333"/>
        </w:rPr>
        <w:t>:</w:t>
      </w:r>
    </w:p>
    <w:p w:rsidR="00631FCF" w:rsidRDefault="00631FCF" w:rsidP="00E027DA">
      <w:pPr>
        <w:pStyle w:val="a8"/>
        <w:shd w:val="clear" w:color="auto" w:fill="FFFFFF"/>
        <w:spacing w:after="0" w:line="240" w:lineRule="atLeast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noProof/>
          <w:color w:val="4078C0"/>
        </w:rPr>
        <w:drawing>
          <wp:inline distT="0" distB="0" distL="0" distR="0" wp14:anchorId="5514460D" wp14:editId="05D04DAC">
            <wp:extent cx="6153150" cy="4581525"/>
            <wp:effectExtent l="19050" t="0" r="0" b="0"/>
            <wp:docPr id="81" name="图片 81" descr="https://github.com/cncounter/translation/raw/master/tiemao_2014/GitHelp/402_tgitclone.png">
              <a:hlinkClick xmlns:a="http://schemas.openxmlformats.org/drawingml/2006/main" r:id="rId9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https://github.com/cncounter/translation/raw/master/tiemao_2014/GitHelp/402_tgitclone.png">
                      <a:hlinkClick r:id="rId9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458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1FCF" w:rsidRDefault="00631FCF" w:rsidP="00E027DA">
      <w:pPr>
        <w:pStyle w:val="a8"/>
        <w:shd w:val="clear" w:color="auto" w:fill="FFFFFF"/>
        <w:spacing w:after="0" w:line="240" w:lineRule="atLeast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在对话框的</w:t>
      </w:r>
      <w:r>
        <w:rPr>
          <w:rFonts w:ascii="Segoe UI" w:hAnsi="Segoe UI" w:cs="Segoe UI"/>
          <w:color w:val="333333"/>
        </w:rPr>
        <w:t xml:space="preserve"> URL</w:t>
      </w:r>
      <w:r>
        <w:rPr>
          <w:rFonts w:ascii="Segoe UI" w:hAnsi="Segoe UI" w:cs="Segoe UI"/>
          <w:color w:val="333333"/>
        </w:rPr>
        <w:t>中输入项目地址</w:t>
      </w:r>
      <w:r>
        <w:rPr>
          <w:rFonts w:ascii="Segoe UI" w:hAnsi="Segoe UI" w:cs="Segoe UI"/>
          <w:color w:val="333333"/>
        </w:rPr>
        <w:t>,</w:t>
      </w:r>
      <w:r>
        <w:rPr>
          <w:rFonts w:ascii="Segoe UI" w:hAnsi="Segoe UI" w:cs="Segoe UI"/>
          <w:color w:val="333333"/>
        </w:rPr>
        <w:t>如</w:t>
      </w:r>
      <w:r>
        <w:rPr>
          <w:rFonts w:ascii="Segoe UI" w:hAnsi="Segoe UI" w:cs="Segoe UI"/>
          <w:color w:val="333333"/>
        </w:rPr>
        <w:t>:</w:t>
      </w:r>
    </w:p>
    <w:p w:rsidR="00631FCF" w:rsidRDefault="00631FCF" w:rsidP="00E027DA">
      <w:pPr>
        <w:pStyle w:val="HTML0"/>
        <w:shd w:val="clear" w:color="auto" w:fill="F7F7F7"/>
        <w:spacing w:line="240" w:lineRule="atLeast"/>
        <w:rPr>
          <w:rStyle w:val="HTML"/>
          <w:rFonts w:ascii="Consolas" w:hAnsi="Consolas"/>
          <w:color w:val="333333"/>
          <w:sz w:val="20"/>
          <w:szCs w:val="20"/>
        </w:rPr>
      </w:pPr>
      <w:r>
        <w:rPr>
          <w:rStyle w:val="HTML"/>
          <w:rFonts w:ascii="Consolas" w:hAnsi="Consolas"/>
          <w:color w:val="333333"/>
          <w:sz w:val="20"/>
          <w:szCs w:val="20"/>
        </w:rPr>
        <w:t>https://github.com/cncounter/LispGentleIntro.git</w:t>
      </w:r>
    </w:p>
    <w:p w:rsidR="00631FCF" w:rsidRDefault="00631FCF" w:rsidP="00E027DA">
      <w:pPr>
        <w:pStyle w:val="a8"/>
        <w:shd w:val="clear" w:color="auto" w:fill="FFFFFF"/>
        <w:spacing w:after="0" w:line="240" w:lineRule="atLeast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确定本地目录</w:t>
      </w:r>
      <w:r>
        <w:rPr>
          <w:rFonts w:ascii="Segoe UI" w:hAnsi="Segoe UI" w:cs="Segoe UI"/>
          <w:color w:val="333333"/>
        </w:rPr>
        <w:t>,</w:t>
      </w:r>
      <w:r>
        <w:rPr>
          <w:rFonts w:ascii="Segoe UI" w:hAnsi="Segoe UI" w:cs="Segoe UI"/>
          <w:color w:val="333333"/>
        </w:rPr>
        <w:t>然后点击</w:t>
      </w:r>
      <w:r>
        <w:rPr>
          <w:rFonts w:ascii="Segoe UI" w:hAnsi="Segoe UI" w:cs="Segoe UI"/>
          <w:color w:val="333333"/>
        </w:rPr>
        <w:t> </w:t>
      </w:r>
      <w:r>
        <w:rPr>
          <w:rFonts w:ascii="Segoe UI" w:hAnsi="Segoe UI" w:cs="Segoe UI"/>
          <w:b/>
          <w:bCs/>
          <w:color w:val="333333"/>
        </w:rPr>
        <w:t>确定</w:t>
      </w:r>
      <w:r>
        <w:rPr>
          <w:rFonts w:ascii="Segoe UI" w:hAnsi="Segoe UI" w:cs="Segoe UI"/>
          <w:color w:val="333333"/>
        </w:rPr>
        <w:t> </w:t>
      </w:r>
      <w:r>
        <w:rPr>
          <w:rFonts w:ascii="Segoe UI" w:hAnsi="Segoe UI" w:cs="Segoe UI"/>
          <w:color w:val="333333"/>
        </w:rPr>
        <w:t>按钮</w:t>
      </w:r>
      <w:r>
        <w:rPr>
          <w:rFonts w:ascii="Segoe UI" w:hAnsi="Segoe UI" w:cs="Segoe UI"/>
          <w:color w:val="333333"/>
        </w:rPr>
        <w:t xml:space="preserve">. </w:t>
      </w:r>
      <w:r>
        <w:rPr>
          <w:rFonts w:ascii="Segoe UI" w:hAnsi="Segoe UI" w:cs="Segoe UI"/>
          <w:color w:val="333333"/>
        </w:rPr>
        <w:t>等待完成后</w:t>
      </w:r>
      <w:r>
        <w:rPr>
          <w:rFonts w:ascii="Segoe UI" w:hAnsi="Segoe UI" w:cs="Segoe UI"/>
          <w:color w:val="333333"/>
        </w:rPr>
        <w:t>,</w:t>
      </w:r>
      <w:r>
        <w:rPr>
          <w:rFonts w:ascii="Segoe UI" w:hAnsi="Segoe UI" w:cs="Segoe UI"/>
          <w:color w:val="333333"/>
        </w:rPr>
        <w:t>点击关闭按钮即可</w:t>
      </w:r>
      <w:r>
        <w:rPr>
          <w:rFonts w:ascii="Segoe UI" w:hAnsi="Segoe UI" w:cs="Segoe UI"/>
          <w:color w:val="333333"/>
        </w:rPr>
        <w:t>.</w:t>
      </w:r>
    </w:p>
    <w:p w:rsidR="00631FCF" w:rsidRDefault="00631FCF" w:rsidP="00E027DA">
      <w:pPr>
        <w:pStyle w:val="a8"/>
        <w:shd w:val="clear" w:color="auto" w:fill="FFFFFF"/>
        <w:spacing w:after="0" w:line="240" w:lineRule="atLeast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noProof/>
          <w:color w:val="4078C0"/>
        </w:rPr>
        <w:lastRenderedPageBreak/>
        <w:drawing>
          <wp:inline distT="0" distB="0" distL="0" distR="0" wp14:anchorId="23407702" wp14:editId="7B22520D">
            <wp:extent cx="5686425" cy="4981575"/>
            <wp:effectExtent l="19050" t="0" r="9525" b="0"/>
            <wp:docPr id="82" name="图片 82" descr="https://github.com/cncounter/translation/raw/master/tiemao_2014/GitHelp/403_tgitcloned.png">
              <a:hlinkClick xmlns:a="http://schemas.openxmlformats.org/drawingml/2006/main" r:id="rId10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https://github.com/cncounter/translation/raw/master/tiemao_2014/GitHelp/403_tgitcloned.png">
                      <a:hlinkClick r:id="rId10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4981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1FCF" w:rsidRDefault="00631FCF" w:rsidP="00E027DA">
      <w:pPr>
        <w:pStyle w:val="3"/>
        <w:shd w:val="clear" w:color="auto" w:fill="FFFFFF"/>
        <w:spacing w:before="0" w:after="0" w:line="240" w:lineRule="atLeast"/>
        <w:rPr>
          <w:rFonts w:ascii="Segoe UI" w:hAnsi="Segoe UI" w:cs="Segoe UI"/>
          <w:color w:val="333333"/>
          <w:sz w:val="26"/>
          <w:szCs w:val="26"/>
        </w:rPr>
      </w:pPr>
      <w:bookmarkStart w:id="9" w:name="t8"/>
      <w:bookmarkEnd w:id="9"/>
      <w:r>
        <w:rPr>
          <w:rFonts w:ascii="Segoe UI" w:hAnsi="Segoe UI" w:cs="Segoe UI"/>
          <w:color w:val="333333"/>
          <w:sz w:val="26"/>
          <w:szCs w:val="26"/>
        </w:rPr>
        <w:t xml:space="preserve">3.2 </w:t>
      </w:r>
      <w:r>
        <w:rPr>
          <w:rFonts w:ascii="Segoe UI" w:hAnsi="Segoe UI" w:cs="Segoe UI"/>
          <w:color w:val="333333"/>
          <w:sz w:val="26"/>
          <w:szCs w:val="26"/>
        </w:rPr>
        <w:t>修改提交项目</w:t>
      </w:r>
    </w:p>
    <w:p w:rsidR="00631FCF" w:rsidRDefault="00631FCF" w:rsidP="00E027DA">
      <w:pPr>
        <w:pStyle w:val="a8"/>
        <w:shd w:val="clear" w:color="auto" w:fill="FFFFFF"/>
        <w:spacing w:after="0" w:line="240" w:lineRule="atLeast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项目克隆完成后</w:t>
      </w:r>
      <w:r>
        <w:rPr>
          <w:rFonts w:ascii="Segoe UI" w:hAnsi="Segoe UI" w:cs="Segoe UI"/>
          <w:color w:val="333333"/>
        </w:rPr>
        <w:t>(</w:t>
      </w:r>
      <w:r>
        <w:rPr>
          <w:rFonts w:ascii="Segoe UI" w:hAnsi="Segoe UI" w:cs="Segoe UI"/>
          <w:color w:val="333333"/>
        </w:rPr>
        <w:t>可以将克隆</w:t>
      </w:r>
      <w:r>
        <w:rPr>
          <w:rFonts w:ascii="Segoe UI" w:hAnsi="Segoe UI" w:cs="Segoe UI"/>
          <w:color w:val="333333"/>
        </w:rPr>
        <w:t xml:space="preserve"> clone </w:t>
      </w:r>
      <w:r>
        <w:rPr>
          <w:rFonts w:ascii="Segoe UI" w:hAnsi="Segoe UI" w:cs="Segoe UI"/>
          <w:color w:val="333333"/>
        </w:rPr>
        <w:t>理解为</w:t>
      </w:r>
      <w:r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下载</w:t>
      </w:r>
      <w:r>
        <w:rPr>
          <w:rFonts w:ascii="Segoe UI" w:hAnsi="Segoe UI" w:cs="Segoe UI"/>
          <w:color w:val="333333"/>
        </w:rPr>
        <w:t xml:space="preserve">, </w:t>
      </w:r>
      <w:r>
        <w:rPr>
          <w:rFonts w:ascii="Segoe UI" w:hAnsi="Segoe UI" w:cs="Segoe UI"/>
          <w:color w:val="333333"/>
        </w:rPr>
        <w:t>检出</w:t>
      </w:r>
      <w:r>
        <w:rPr>
          <w:rFonts w:ascii="Segoe UI" w:hAnsi="Segoe UI" w:cs="Segoe UI"/>
          <w:color w:val="333333"/>
        </w:rPr>
        <w:t xml:space="preserve"> checkout </w:t>
      </w:r>
      <w:r>
        <w:rPr>
          <w:rFonts w:ascii="Segoe UI" w:hAnsi="Segoe UI" w:cs="Segoe UI"/>
          <w:color w:val="333333"/>
        </w:rPr>
        <w:t>操作</w:t>
      </w:r>
      <w:r>
        <w:rPr>
          <w:rFonts w:ascii="Segoe UI" w:hAnsi="Segoe UI" w:cs="Segoe UI"/>
          <w:color w:val="333333"/>
        </w:rPr>
        <w:t xml:space="preserve">). </w:t>
      </w:r>
      <w:r>
        <w:rPr>
          <w:rFonts w:ascii="Segoe UI" w:hAnsi="Segoe UI" w:cs="Segoe UI"/>
          <w:color w:val="333333"/>
        </w:rPr>
        <w:t>修改本地项目中的某些文件</w:t>
      </w:r>
      <w:r>
        <w:rPr>
          <w:rFonts w:ascii="Segoe UI" w:hAnsi="Segoe UI" w:cs="Segoe UI"/>
          <w:color w:val="333333"/>
        </w:rPr>
        <w:t>,</w:t>
      </w:r>
      <w:r>
        <w:rPr>
          <w:rFonts w:ascii="Segoe UI" w:hAnsi="Segoe UI" w:cs="Segoe UI"/>
          <w:color w:val="333333"/>
        </w:rPr>
        <w:t>如</w:t>
      </w:r>
      <w:r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将</w:t>
      </w:r>
      <w:r>
        <w:rPr>
          <w:rFonts w:ascii="Segoe UI" w:hAnsi="Segoe UI" w:cs="Segoe UI"/>
          <w:color w:val="333333"/>
        </w:rPr>
        <w:t> </w:t>
      </w:r>
      <w:r>
        <w:rPr>
          <w:rStyle w:val="HTML"/>
          <w:rFonts w:ascii="Consolas" w:hAnsi="Consolas"/>
          <w:color w:val="333333"/>
          <w:sz w:val="20"/>
          <w:szCs w:val="20"/>
        </w:rPr>
        <w:t>README.md</w:t>
      </w:r>
      <w:r>
        <w:rPr>
          <w:rFonts w:ascii="Segoe UI" w:hAnsi="Segoe UI" w:cs="Segoe UI"/>
          <w:color w:val="333333"/>
        </w:rPr>
        <w:t> </w:t>
      </w:r>
      <w:r>
        <w:rPr>
          <w:rFonts w:ascii="Segoe UI" w:hAnsi="Segoe UI" w:cs="Segoe UI"/>
          <w:color w:val="333333"/>
        </w:rPr>
        <w:t>修改为如下内容</w:t>
      </w:r>
      <w:r>
        <w:rPr>
          <w:rFonts w:ascii="Segoe UI" w:hAnsi="Segoe UI" w:cs="Segoe UI"/>
          <w:color w:val="333333"/>
        </w:rPr>
        <w:t>:</w:t>
      </w:r>
    </w:p>
    <w:p w:rsidR="00631FCF" w:rsidRDefault="00631FCF" w:rsidP="00E027DA">
      <w:pPr>
        <w:pStyle w:val="HTML0"/>
        <w:shd w:val="clear" w:color="auto" w:fill="F7F7F7"/>
        <w:spacing w:line="240" w:lineRule="atLeast"/>
        <w:rPr>
          <w:rStyle w:val="HTML"/>
          <w:rFonts w:ascii="Consolas" w:hAnsi="Consolas"/>
          <w:color w:val="333333"/>
          <w:sz w:val="20"/>
          <w:szCs w:val="20"/>
        </w:rPr>
      </w:pPr>
      <w:r>
        <w:rPr>
          <w:rStyle w:val="HTML"/>
          <w:rFonts w:ascii="Consolas" w:hAnsi="Consolas"/>
          <w:color w:val="333333"/>
          <w:sz w:val="20"/>
          <w:szCs w:val="20"/>
        </w:rPr>
        <w:t>LispGentleIntro</w:t>
      </w:r>
    </w:p>
    <w:p w:rsidR="00631FCF" w:rsidRDefault="00631FCF" w:rsidP="00E027DA">
      <w:pPr>
        <w:pStyle w:val="HTML0"/>
        <w:shd w:val="clear" w:color="auto" w:fill="F7F7F7"/>
        <w:spacing w:line="240" w:lineRule="atLeast"/>
        <w:rPr>
          <w:rStyle w:val="HTML"/>
          <w:rFonts w:ascii="Consolas" w:hAnsi="Consolas"/>
          <w:color w:val="333333"/>
          <w:sz w:val="20"/>
          <w:szCs w:val="20"/>
        </w:rPr>
      </w:pPr>
      <w:r>
        <w:rPr>
          <w:rStyle w:val="HTML"/>
          <w:rFonts w:ascii="Consolas" w:hAnsi="Consolas"/>
          <w:color w:val="333333"/>
          <w:sz w:val="20"/>
          <w:szCs w:val="20"/>
        </w:rPr>
        <w:t>===============</w:t>
      </w:r>
    </w:p>
    <w:p w:rsidR="00631FCF" w:rsidRDefault="00631FCF" w:rsidP="00E027DA">
      <w:pPr>
        <w:pStyle w:val="HTML0"/>
        <w:shd w:val="clear" w:color="auto" w:fill="F7F7F7"/>
        <w:spacing w:line="240" w:lineRule="atLeast"/>
        <w:rPr>
          <w:rStyle w:val="HTML"/>
          <w:rFonts w:ascii="Consolas" w:hAnsi="Consolas"/>
          <w:color w:val="333333"/>
          <w:sz w:val="20"/>
          <w:szCs w:val="20"/>
        </w:rPr>
      </w:pPr>
    </w:p>
    <w:p w:rsidR="00631FCF" w:rsidRDefault="00631FCF" w:rsidP="00E027DA">
      <w:pPr>
        <w:pStyle w:val="HTML0"/>
        <w:shd w:val="clear" w:color="auto" w:fill="F7F7F7"/>
        <w:spacing w:line="240" w:lineRule="atLeast"/>
        <w:rPr>
          <w:rStyle w:val="HTML"/>
          <w:rFonts w:ascii="Consolas" w:hAnsi="Consolas"/>
          <w:color w:val="333333"/>
          <w:sz w:val="20"/>
          <w:szCs w:val="20"/>
        </w:rPr>
      </w:pPr>
      <w:r>
        <w:rPr>
          <w:rStyle w:val="HTML"/>
          <w:rFonts w:ascii="Consolas" w:hAnsi="Consolas"/>
          <w:color w:val="333333"/>
          <w:sz w:val="20"/>
          <w:szCs w:val="20"/>
        </w:rPr>
        <w:t>Lisp-</w:t>
      </w:r>
      <w:r>
        <w:rPr>
          <w:rStyle w:val="HTML"/>
          <w:rFonts w:ascii="Consolas" w:hAnsi="Consolas"/>
          <w:color w:val="333333"/>
          <w:sz w:val="20"/>
          <w:szCs w:val="20"/>
        </w:rPr>
        <w:t>符号计算入门指引翻译</w:t>
      </w:r>
    </w:p>
    <w:p w:rsidR="00631FCF" w:rsidRDefault="00631FCF" w:rsidP="00E027DA">
      <w:pPr>
        <w:pStyle w:val="HTML0"/>
        <w:shd w:val="clear" w:color="auto" w:fill="F7F7F7"/>
        <w:spacing w:line="240" w:lineRule="atLeast"/>
        <w:rPr>
          <w:rStyle w:val="HTML"/>
          <w:rFonts w:ascii="Consolas" w:hAnsi="Consolas"/>
          <w:color w:val="333333"/>
          <w:sz w:val="20"/>
          <w:szCs w:val="20"/>
        </w:rPr>
      </w:pPr>
    </w:p>
    <w:p w:rsidR="00631FCF" w:rsidRDefault="00631FCF" w:rsidP="00E027DA">
      <w:pPr>
        <w:pStyle w:val="HTML0"/>
        <w:shd w:val="clear" w:color="auto" w:fill="F7F7F7"/>
        <w:spacing w:line="240" w:lineRule="atLeast"/>
        <w:rPr>
          <w:rStyle w:val="HTML"/>
          <w:rFonts w:ascii="Consolas" w:hAnsi="Consolas"/>
          <w:color w:val="333333"/>
          <w:sz w:val="20"/>
          <w:szCs w:val="20"/>
        </w:rPr>
      </w:pPr>
      <w:r>
        <w:rPr>
          <w:rStyle w:val="HTML"/>
          <w:rFonts w:ascii="Consolas" w:hAnsi="Consolas"/>
          <w:color w:val="333333"/>
          <w:sz w:val="20"/>
          <w:szCs w:val="20"/>
        </w:rPr>
        <w:t>&lt;a href="http://cncounter.duapp.com/"&gt;</w:t>
      </w:r>
      <w:r>
        <w:rPr>
          <w:rStyle w:val="HTML"/>
          <w:rFonts w:ascii="Consolas" w:hAnsi="Consolas"/>
          <w:color w:val="333333"/>
          <w:sz w:val="20"/>
          <w:szCs w:val="20"/>
        </w:rPr>
        <w:t>天朝计数器</w:t>
      </w:r>
      <w:r>
        <w:rPr>
          <w:rStyle w:val="HTML"/>
          <w:rFonts w:ascii="Consolas" w:hAnsi="Consolas"/>
          <w:color w:val="333333"/>
          <w:sz w:val="20"/>
          <w:szCs w:val="20"/>
        </w:rPr>
        <w:t>&lt;/a&gt;</w:t>
      </w:r>
    </w:p>
    <w:p w:rsidR="00631FCF" w:rsidRDefault="00631FCF" w:rsidP="00E027DA">
      <w:pPr>
        <w:pStyle w:val="a8"/>
        <w:shd w:val="clear" w:color="auto" w:fill="FFFFFF"/>
        <w:spacing w:after="0" w:line="240" w:lineRule="atLeast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还可以试试增加一些文件</w:t>
      </w:r>
      <w:r>
        <w:rPr>
          <w:rFonts w:ascii="Segoe UI" w:hAnsi="Segoe UI" w:cs="Segoe UI"/>
          <w:color w:val="333333"/>
        </w:rPr>
        <w:t xml:space="preserve">. </w:t>
      </w:r>
      <w:r>
        <w:rPr>
          <w:rFonts w:ascii="Segoe UI" w:hAnsi="Segoe UI" w:cs="Segoe UI"/>
          <w:color w:val="333333"/>
        </w:rPr>
        <w:t>如</w:t>
      </w:r>
      <w:r>
        <w:rPr>
          <w:rFonts w:ascii="Segoe UI" w:hAnsi="Segoe UI" w:cs="Segoe UI"/>
          <w:color w:val="333333"/>
        </w:rPr>
        <w:t> </w:t>
      </w:r>
      <w:r>
        <w:rPr>
          <w:rStyle w:val="HTML"/>
          <w:rFonts w:ascii="Consolas" w:hAnsi="Consolas"/>
          <w:color w:val="333333"/>
          <w:sz w:val="20"/>
          <w:szCs w:val="20"/>
        </w:rPr>
        <w:t>files.txt</w:t>
      </w:r>
      <w:r>
        <w:rPr>
          <w:rFonts w:ascii="Segoe UI" w:hAnsi="Segoe UI" w:cs="Segoe UI"/>
          <w:color w:val="333333"/>
        </w:rPr>
        <w:t> .</w:t>
      </w:r>
    </w:p>
    <w:p w:rsidR="00631FCF" w:rsidRDefault="00631FCF" w:rsidP="00E027DA">
      <w:pPr>
        <w:pStyle w:val="a8"/>
        <w:shd w:val="clear" w:color="auto" w:fill="FFFFFF"/>
        <w:spacing w:after="0" w:line="240" w:lineRule="atLeast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然后在本地项目的空白处点击鼠标右键</w:t>
      </w:r>
      <w:r>
        <w:rPr>
          <w:rFonts w:ascii="Segoe UI" w:hAnsi="Segoe UI" w:cs="Segoe UI"/>
          <w:color w:val="333333"/>
        </w:rPr>
        <w:t xml:space="preserve">, </w:t>
      </w:r>
      <w:r>
        <w:rPr>
          <w:rFonts w:ascii="Segoe UI" w:hAnsi="Segoe UI" w:cs="Segoe UI"/>
          <w:color w:val="333333"/>
        </w:rPr>
        <w:t>选择</w:t>
      </w:r>
      <w:r>
        <w:rPr>
          <w:rFonts w:ascii="Segoe UI" w:hAnsi="Segoe UI" w:cs="Segoe UI"/>
          <w:color w:val="333333"/>
        </w:rPr>
        <w:t> </w:t>
      </w:r>
      <w:r>
        <w:rPr>
          <w:rFonts w:ascii="Segoe UI" w:hAnsi="Segoe UI" w:cs="Segoe UI"/>
          <w:b/>
          <w:bCs/>
          <w:color w:val="333333"/>
        </w:rPr>
        <w:t xml:space="preserve">TortoiseGit --&gt; </w:t>
      </w:r>
      <w:r>
        <w:rPr>
          <w:rFonts w:ascii="Segoe UI" w:hAnsi="Segoe UI" w:cs="Segoe UI"/>
          <w:b/>
          <w:bCs/>
          <w:color w:val="333333"/>
        </w:rPr>
        <w:t>提交</w:t>
      </w:r>
      <w:r>
        <w:rPr>
          <w:rFonts w:ascii="Segoe UI" w:hAnsi="Segoe UI" w:cs="Segoe UI"/>
          <w:b/>
          <w:bCs/>
          <w:color w:val="333333"/>
        </w:rPr>
        <w:t>(C) -&gt; "master"...</w:t>
      </w:r>
      <w:r>
        <w:rPr>
          <w:rFonts w:ascii="Segoe UI" w:hAnsi="Segoe UI" w:cs="Segoe UI"/>
          <w:color w:val="333333"/>
        </w:rPr>
        <w:t> </w:t>
      </w:r>
      <w:r>
        <w:rPr>
          <w:rFonts w:ascii="Segoe UI" w:hAnsi="Segoe UI" w:cs="Segoe UI"/>
          <w:color w:val="333333"/>
        </w:rPr>
        <w:t>或</w:t>
      </w:r>
      <w:r>
        <w:rPr>
          <w:rFonts w:ascii="Segoe UI" w:hAnsi="Segoe UI" w:cs="Segoe UI"/>
          <w:color w:val="333333"/>
        </w:rPr>
        <w:t>: Commit -&gt; "master"....</w:t>
      </w:r>
    </w:p>
    <w:p w:rsidR="00631FCF" w:rsidRDefault="00631FCF" w:rsidP="00E027DA">
      <w:pPr>
        <w:pStyle w:val="a8"/>
        <w:shd w:val="clear" w:color="auto" w:fill="FFFFFF"/>
        <w:spacing w:after="0" w:line="240" w:lineRule="atLeast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noProof/>
          <w:color w:val="4078C0"/>
        </w:rPr>
        <w:lastRenderedPageBreak/>
        <w:drawing>
          <wp:inline distT="0" distB="0" distL="0" distR="0" wp14:anchorId="6EB2C41E" wp14:editId="5B1A956E">
            <wp:extent cx="7486650" cy="5915025"/>
            <wp:effectExtent l="19050" t="0" r="0" b="0"/>
            <wp:docPr id="83" name="图片 83" descr="https://github.com/cncounter/translation/raw/master/tiemao_2014/GitHelp/404_rcick_commit.png">
              <a:hlinkClick xmlns:a="http://schemas.openxmlformats.org/drawingml/2006/main" r:id="rId10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https://github.com/cncounter/translation/raw/master/tiemao_2014/GitHelp/404_rcick_commit.png">
                      <a:hlinkClick r:id="rId10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6650" cy="5915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1FCF" w:rsidRDefault="00631FCF" w:rsidP="00E027DA">
      <w:pPr>
        <w:pStyle w:val="a8"/>
        <w:shd w:val="clear" w:color="auto" w:fill="FFFFFF"/>
        <w:spacing w:after="0" w:line="240" w:lineRule="atLeast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弹出提交（</w:t>
      </w:r>
      <w:r>
        <w:rPr>
          <w:rFonts w:ascii="Segoe UI" w:hAnsi="Segoe UI" w:cs="Segoe UI"/>
          <w:color w:val="333333"/>
        </w:rPr>
        <w:t>Commit</w:t>
      </w:r>
      <w:r>
        <w:rPr>
          <w:rFonts w:ascii="Segoe UI" w:hAnsi="Segoe UI" w:cs="Segoe UI"/>
          <w:color w:val="333333"/>
        </w:rPr>
        <w:t>）对话框</w:t>
      </w:r>
      <w:r>
        <w:rPr>
          <w:rFonts w:ascii="Segoe UI" w:hAnsi="Segoe UI" w:cs="Segoe UI"/>
          <w:color w:val="333333"/>
        </w:rPr>
        <w:t>:</w:t>
      </w:r>
    </w:p>
    <w:p w:rsidR="00631FCF" w:rsidRDefault="00631FCF" w:rsidP="00E027DA">
      <w:pPr>
        <w:pStyle w:val="a8"/>
        <w:shd w:val="clear" w:color="auto" w:fill="FFFFFF"/>
        <w:spacing w:after="0" w:line="240" w:lineRule="atLeast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noProof/>
          <w:color w:val="4078C0"/>
        </w:rPr>
        <w:lastRenderedPageBreak/>
        <w:drawing>
          <wp:inline distT="0" distB="0" distL="0" distR="0" wp14:anchorId="25E37168" wp14:editId="21827175">
            <wp:extent cx="6153150" cy="6381750"/>
            <wp:effectExtent l="19050" t="0" r="0" b="0"/>
            <wp:docPr id="84" name="图片 84" descr="https://github.com/cncounter/translation/raw/master/tiemao_2014/GitHelp/405_commitlog.png">
              <a:hlinkClick xmlns:a="http://schemas.openxmlformats.org/drawingml/2006/main" r:id="rId10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https://github.com/cncounter/translation/raw/master/tiemao_2014/GitHelp/405_commitlog.png">
                      <a:hlinkClick r:id="rId10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6381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1FCF" w:rsidRDefault="00631FCF" w:rsidP="00E027DA">
      <w:pPr>
        <w:pStyle w:val="a8"/>
        <w:shd w:val="clear" w:color="auto" w:fill="FFFFFF"/>
        <w:spacing w:after="0" w:line="240" w:lineRule="atLeast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作为好习惯</w:t>
      </w:r>
      <w:r>
        <w:rPr>
          <w:rFonts w:ascii="Segoe UI" w:hAnsi="Segoe UI" w:cs="Segoe UI"/>
          <w:color w:val="333333"/>
        </w:rPr>
        <w:t>,</w:t>
      </w:r>
      <w:r>
        <w:rPr>
          <w:rFonts w:ascii="Segoe UI" w:hAnsi="Segoe UI" w:cs="Segoe UI"/>
          <w:color w:val="333333"/>
        </w:rPr>
        <w:t>填写提交日志</w:t>
      </w:r>
      <w:r>
        <w:rPr>
          <w:rFonts w:ascii="Segoe UI" w:hAnsi="Segoe UI" w:cs="Segoe UI"/>
          <w:color w:val="333333"/>
        </w:rPr>
        <w:t>,</w:t>
      </w:r>
      <w:r>
        <w:rPr>
          <w:rFonts w:ascii="Segoe UI" w:hAnsi="Segoe UI" w:cs="Segoe UI"/>
          <w:color w:val="333333"/>
        </w:rPr>
        <w:t>勾选需要提交的文件</w:t>
      </w:r>
      <w:r>
        <w:rPr>
          <w:rFonts w:ascii="Segoe UI" w:hAnsi="Segoe UI" w:cs="Segoe UI"/>
          <w:color w:val="333333"/>
        </w:rPr>
        <w:t>,</w:t>
      </w:r>
      <w:r>
        <w:rPr>
          <w:rFonts w:ascii="Segoe UI" w:hAnsi="Segoe UI" w:cs="Segoe UI"/>
          <w:color w:val="333333"/>
        </w:rPr>
        <w:t>然后点击</w:t>
      </w:r>
      <w:r>
        <w:rPr>
          <w:rFonts w:ascii="Segoe UI" w:hAnsi="Segoe UI" w:cs="Segoe UI"/>
          <w:color w:val="333333"/>
        </w:rPr>
        <w:t xml:space="preserve"> "</w:t>
      </w:r>
      <w:r>
        <w:rPr>
          <w:rFonts w:ascii="Segoe UI" w:hAnsi="Segoe UI" w:cs="Segoe UI"/>
          <w:color w:val="333333"/>
        </w:rPr>
        <w:t>确定</w:t>
      </w:r>
      <w:r>
        <w:rPr>
          <w:rFonts w:ascii="Segoe UI" w:hAnsi="Segoe UI" w:cs="Segoe UI"/>
          <w:color w:val="333333"/>
        </w:rPr>
        <w:t xml:space="preserve">" </w:t>
      </w:r>
      <w:r>
        <w:rPr>
          <w:rFonts w:ascii="Segoe UI" w:hAnsi="Segoe UI" w:cs="Segoe UI"/>
          <w:color w:val="333333"/>
        </w:rPr>
        <w:t>按钮</w:t>
      </w:r>
      <w:r>
        <w:rPr>
          <w:rFonts w:ascii="Segoe UI" w:hAnsi="Segoe UI" w:cs="Segoe UI"/>
          <w:color w:val="333333"/>
        </w:rPr>
        <w:t xml:space="preserve">, </w:t>
      </w:r>
      <w:r>
        <w:rPr>
          <w:rFonts w:ascii="Segoe UI" w:hAnsi="Segoe UI" w:cs="Segoe UI"/>
          <w:color w:val="333333"/>
        </w:rPr>
        <w:t>即提交到本地仓库</w:t>
      </w:r>
      <w:r>
        <w:rPr>
          <w:rFonts w:ascii="Segoe UI" w:hAnsi="Segoe UI" w:cs="Segoe UI"/>
          <w:color w:val="333333"/>
        </w:rPr>
        <w:t>.</w:t>
      </w:r>
    </w:p>
    <w:p w:rsidR="00631FCF" w:rsidRDefault="00631FCF" w:rsidP="00E027DA">
      <w:pPr>
        <w:pStyle w:val="a8"/>
        <w:shd w:val="clear" w:color="auto" w:fill="FFFFFF"/>
        <w:spacing w:after="0" w:line="240" w:lineRule="atLeast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noProof/>
          <w:color w:val="4078C0"/>
        </w:rPr>
        <w:lastRenderedPageBreak/>
        <w:drawing>
          <wp:inline distT="0" distB="0" distL="0" distR="0" wp14:anchorId="244764B5" wp14:editId="61EF2701">
            <wp:extent cx="5686425" cy="4067175"/>
            <wp:effectExtent l="19050" t="0" r="9525" b="0"/>
            <wp:docPr id="85" name="图片 85" descr="https://github.com/cncounter/translation/raw/master/tiemao_2014/GitHelp/406_commit2push.png">
              <a:hlinkClick xmlns:a="http://schemas.openxmlformats.org/drawingml/2006/main" r:id="rId10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https://github.com/cncounter/translation/raw/master/tiemao_2014/GitHelp/406_commit2push.png">
                      <a:hlinkClick r:id="rId10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406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1FCF" w:rsidRDefault="00631FCF" w:rsidP="00E027DA">
      <w:pPr>
        <w:pStyle w:val="3"/>
        <w:shd w:val="clear" w:color="auto" w:fill="FFFFFF"/>
        <w:spacing w:before="0" w:after="0" w:line="240" w:lineRule="atLeast"/>
        <w:rPr>
          <w:rFonts w:ascii="Segoe UI" w:hAnsi="Segoe UI" w:cs="Segoe UI"/>
          <w:color w:val="333333"/>
          <w:sz w:val="26"/>
          <w:szCs w:val="26"/>
        </w:rPr>
      </w:pPr>
      <w:bookmarkStart w:id="10" w:name="t9"/>
      <w:bookmarkEnd w:id="10"/>
      <w:r>
        <w:rPr>
          <w:rFonts w:ascii="Segoe UI" w:hAnsi="Segoe UI" w:cs="Segoe UI"/>
          <w:color w:val="333333"/>
          <w:sz w:val="26"/>
          <w:szCs w:val="26"/>
        </w:rPr>
        <w:t xml:space="preserve">3.3 </w:t>
      </w:r>
      <w:r>
        <w:rPr>
          <w:rFonts w:ascii="Segoe UI" w:hAnsi="Segoe UI" w:cs="Segoe UI"/>
          <w:color w:val="333333"/>
          <w:sz w:val="26"/>
          <w:szCs w:val="26"/>
        </w:rPr>
        <w:t>将提交到本地的项目推送到在线仓库</w:t>
      </w:r>
    </w:p>
    <w:p w:rsidR="00631FCF" w:rsidRDefault="00631FCF" w:rsidP="00E027DA">
      <w:pPr>
        <w:pStyle w:val="a8"/>
        <w:shd w:val="clear" w:color="auto" w:fill="FFFFFF"/>
        <w:spacing w:after="0" w:line="240" w:lineRule="atLeast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推送是提交的下一步操作</w:t>
      </w:r>
      <w:r>
        <w:rPr>
          <w:rFonts w:ascii="Segoe UI" w:hAnsi="Segoe UI" w:cs="Segoe UI"/>
          <w:color w:val="333333"/>
        </w:rPr>
        <w:t>.</w:t>
      </w:r>
    </w:p>
    <w:p w:rsidR="00631FCF" w:rsidRDefault="00631FCF" w:rsidP="00E027DA">
      <w:pPr>
        <w:pStyle w:val="a8"/>
        <w:shd w:val="clear" w:color="auto" w:fill="FFFFFF"/>
        <w:spacing w:after="0" w:line="240" w:lineRule="atLeast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在本地项目的空白处点击鼠标右键</w:t>
      </w:r>
      <w:r>
        <w:rPr>
          <w:rFonts w:ascii="Segoe UI" w:hAnsi="Segoe UI" w:cs="Segoe UI"/>
          <w:color w:val="333333"/>
        </w:rPr>
        <w:t xml:space="preserve">, </w:t>
      </w:r>
      <w:r>
        <w:rPr>
          <w:rFonts w:ascii="Segoe UI" w:hAnsi="Segoe UI" w:cs="Segoe UI"/>
          <w:color w:val="333333"/>
        </w:rPr>
        <w:t>选择</w:t>
      </w:r>
      <w:r>
        <w:rPr>
          <w:rFonts w:ascii="Segoe UI" w:hAnsi="Segoe UI" w:cs="Segoe UI"/>
          <w:color w:val="333333"/>
        </w:rPr>
        <w:t> </w:t>
      </w:r>
      <w:r>
        <w:rPr>
          <w:rFonts w:ascii="Segoe UI" w:hAnsi="Segoe UI" w:cs="Segoe UI"/>
          <w:b/>
          <w:bCs/>
          <w:color w:val="333333"/>
        </w:rPr>
        <w:t xml:space="preserve">TortoiseGit --&gt; </w:t>
      </w:r>
      <w:r>
        <w:rPr>
          <w:rFonts w:ascii="Segoe UI" w:hAnsi="Segoe UI" w:cs="Segoe UI"/>
          <w:b/>
          <w:bCs/>
          <w:color w:val="333333"/>
        </w:rPr>
        <w:t>推送</w:t>
      </w:r>
      <w:r>
        <w:rPr>
          <w:rFonts w:ascii="Segoe UI" w:hAnsi="Segoe UI" w:cs="Segoe UI"/>
          <w:b/>
          <w:bCs/>
          <w:color w:val="333333"/>
        </w:rPr>
        <w:t>...</w:t>
      </w:r>
      <w:r>
        <w:rPr>
          <w:rFonts w:ascii="Segoe UI" w:hAnsi="Segoe UI" w:cs="Segoe UI"/>
          <w:color w:val="333333"/>
        </w:rPr>
        <w:t> </w:t>
      </w:r>
      <w:r>
        <w:rPr>
          <w:rFonts w:ascii="Segoe UI" w:hAnsi="Segoe UI" w:cs="Segoe UI"/>
          <w:color w:val="333333"/>
        </w:rPr>
        <w:t>或</w:t>
      </w:r>
      <w:r>
        <w:rPr>
          <w:rFonts w:ascii="Segoe UI" w:hAnsi="Segoe UI" w:cs="Segoe UI"/>
          <w:color w:val="333333"/>
        </w:rPr>
        <w:t>: Push....</w:t>
      </w:r>
    </w:p>
    <w:p w:rsidR="00631FCF" w:rsidRDefault="00631FCF" w:rsidP="00E027DA">
      <w:pPr>
        <w:pStyle w:val="a8"/>
        <w:shd w:val="clear" w:color="auto" w:fill="FFFFFF"/>
        <w:spacing w:after="0" w:line="240" w:lineRule="atLeast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noProof/>
          <w:color w:val="4078C0"/>
        </w:rPr>
        <w:lastRenderedPageBreak/>
        <w:drawing>
          <wp:inline distT="0" distB="0" distL="0" distR="0" wp14:anchorId="2EB8347F" wp14:editId="6BC2AB86">
            <wp:extent cx="7429500" cy="7439025"/>
            <wp:effectExtent l="19050" t="0" r="0" b="0"/>
            <wp:docPr id="86" name="图片 86" descr="https://github.com/cncounter/translation/raw/master/tiemao_2014/GitHelp/407_tgit_rclick_push.png">
              <a:hlinkClick xmlns:a="http://schemas.openxmlformats.org/drawingml/2006/main" r:id="rId10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https://github.com/cncounter/translation/raw/master/tiemao_2014/GitHelp/407_tgit_rclick_push.png">
                      <a:hlinkClick r:id="rId10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0" cy="7439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1FCF" w:rsidRDefault="00631FCF" w:rsidP="00E027DA">
      <w:pPr>
        <w:pStyle w:val="a8"/>
        <w:shd w:val="clear" w:color="auto" w:fill="FFFFFF"/>
        <w:spacing w:after="0" w:line="240" w:lineRule="atLeast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弹出推送</w:t>
      </w:r>
      <w:r>
        <w:rPr>
          <w:rFonts w:ascii="Segoe UI" w:hAnsi="Segoe UI" w:cs="Segoe UI"/>
          <w:color w:val="333333"/>
        </w:rPr>
        <w:t>(push)</w:t>
      </w:r>
      <w:r>
        <w:rPr>
          <w:rFonts w:ascii="Segoe UI" w:hAnsi="Segoe UI" w:cs="Segoe UI"/>
          <w:color w:val="333333"/>
        </w:rPr>
        <w:t>对话框</w:t>
      </w:r>
      <w:r>
        <w:rPr>
          <w:rFonts w:ascii="Segoe UI" w:hAnsi="Segoe UI" w:cs="Segoe UI"/>
          <w:color w:val="333333"/>
        </w:rPr>
        <w:t>:</w:t>
      </w:r>
    </w:p>
    <w:p w:rsidR="00631FCF" w:rsidRDefault="00631FCF" w:rsidP="00E027DA">
      <w:pPr>
        <w:pStyle w:val="a8"/>
        <w:shd w:val="clear" w:color="auto" w:fill="FFFFFF"/>
        <w:spacing w:after="0" w:line="240" w:lineRule="atLeast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noProof/>
          <w:color w:val="4078C0"/>
        </w:rPr>
        <w:lastRenderedPageBreak/>
        <w:drawing>
          <wp:inline distT="0" distB="0" distL="0" distR="0" wp14:anchorId="263B2725" wp14:editId="46598CD5">
            <wp:extent cx="5457825" cy="5762625"/>
            <wp:effectExtent l="19050" t="0" r="9525" b="0"/>
            <wp:docPr id="87" name="图片 87" descr="https://github.com/cncounter/translation/raw/master/tiemao_2014/GitHelp/408_tgit_push.png">
              <a:hlinkClick xmlns:a="http://schemas.openxmlformats.org/drawingml/2006/main" r:id="rId11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https://github.com/cncounter/translation/raw/master/tiemao_2014/GitHelp/408_tgit_push.png">
                      <a:hlinkClick r:id="rId11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5762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1FCF" w:rsidRDefault="00631FCF" w:rsidP="00E027DA">
      <w:pPr>
        <w:pStyle w:val="a8"/>
        <w:shd w:val="clear" w:color="auto" w:fill="FFFFFF"/>
        <w:spacing w:after="0" w:line="240" w:lineRule="atLeast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一般保持默认</w:t>
      </w:r>
      <w:r>
        <w:rPr>
          <w:rFonts w:ascii="Segoe UI" w:hAnsi="Segoe UI" w:cs="Segoe UI"/>
          <w:color w:val="333333"/>
        </w:rPr>
        <w:t>,</w:t>
      </w:r>
      <w:r>
        <w:rPr>
          <w:rFonts w:ascii="Segoe UI" w:hAnsi="Segoe UI" w:cs="Segoe UI"/>
          <w:color w:val="333333"/>
        </w:rPr>
        <w:t>点击</w:t>
      </w:r>
      <w:r>
        <w:rPr>
          <w:rFonts w:ascii="Segoe UI" w:hAnsi="Segoe UI" w:cs="Segoe UI"/>
          <w:color w:val="333333"/>
        </w:rPr>
        <w:t xml:space="preserve"> “</w:t>
      </w:r>
      <w:r>
        <w:rPr>
          <w:rFonts w:ascii="Segoe UI" w:hAnsi="Segoe UI" w:cs="Segoe UI"/>
          <w:b/>
          <w:bCs/>
          <w:color w:val="333333"/>
        </w:rPr>
        <w:t>确定</w:t>
      </w:r>
      <w:r>
        <w:rPr>
          <w:rFonts w:ascii="Segoe UI" w:hAnsi="Segoe UI" w:cs="Segoe UI"/>
          <w:color w:val="333333"/>
        </w:rPr>
        <w:t xml:space="preserve">” </w:t>
      </w:r>
      <w:r>
        <w:rPr>
          <w:rFonts w:ascii="Segoe UI" w:hAnsi="Segoe UI" w:cs="Segoe UI"/>
          <w:color w:val="333333"/>
        </w:rPr>
        <w:t>按钮</w:t>
      </w:r>
      <w:r>
        <w:rPr>
          <w:rFonts w:ascii="Segoe UI" w:hAnsi="Segoe UI" w:cs="Segoe UI"/>
          <w:color w:val="333333"/>
        </w:rPr>
        <w:t>.</w:t>
      </w:r>
    </w:p>
    <w:p w:rsidR="00631FCF" w:rsidRDefault="00631FCF" w:rsidP="00E027DA">
      <w:pPr>
        <w:pStyle w:val="a8"/>
        <w:shd w:val="clear" w:color="auto" w:fill="FFFFFF"/>
        <w:spacing w:after="0" w:line="240" w:lineRule="atLeast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然后弹出推送进度界面</w:t>
      </w:r>
      <w:r>
        <w:rPr>
          <w:rFonts w:ascii="Segoe UI" w:hAnsi="Segoe UI" w:cs="Segoe UI"/>
          <w:color w:val="333333"/>
        </w:rPr>
        <w:t xml:space="preserve">, </w:t>
      </w:r>
      <w:r>
        <w:rPr>
          <w:rFonts w:ascii="Segoe UI" w:hAnsi="Segoe UI" w:cs="Segoe UI"/>
          <w:color w:val="333333"/>
        </w:rPr>
        <w:t>可能要求你输入用户名</w:t>
      </w:r>
      <w:r>
        <w:rPr>
          <w:rFonts w:ascii="Segoe UI" w:hAnsi="Segoe UI" w:cs="Segoe UI"/>
          <w:color w:val="333333"/>
        </w:rPr>
        <w:t>:</w:t>
      </w:r>
    </w:p>
    <w:p w:rsidR="00631FCF" w:rsidRDefault="00631FCF" w:rsidP="00E027DA">
      <w:pPr>
        <w:pStyle w:val="a8"/>
        <w:shd w:val="clear" w:color="auto" w:fill="FFFFFF"/>
        <w:spacing w:after="0" w:line="240" w:lineRule="atLeast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noProof/>
          <w:color w:val="4078C0"/>
        </w:rPr>
        <w:lastRenderedPageBreak/>
        <w:drawing>
          <wp:inline distT="0" distB="0" distL="0" distR="0" wp14:anchorId="747CB1C6" wp14:editId="6EBCF66F">
            <wp:extent cx="5734050" cy="5734050"/>
            <wp:effectExtent l="19050" t="0" r="0" b="0"/>
            <wp:docPr id="88" name="图片 88" descr="https://github.com/cncounter/translation/raw/master/tiemao_2014/GitHelp/409_username.png">
              <a:hlinkClick xmlns:a="http://schemas.openxmlformats.org/drawingml/2006/main" r:id="rId11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https://github.com/cncounter/translation/raw/master/tiemao_2014/GitHelp/409_username.png">
                      <a:hlinkClick r:id="rId11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573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1FCF" w:rsidRDefault="00631FCF" w:rsidP="00E027DA">
      <w:pPr>
        <w:pStyle w:val="a8"/>
        <w:shd w:val="clear" w:color="auto" w:fill="FFFFFF"/>
        <w:spacing w:after="0" w:line="240" w:lineRule="atLeast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确定</w:t>
      </w:r>
      <w:r>
        <w:rPr>
          <w:rFonts w:ascii="Segoe UI" w:hAnsi="Segoe UI" w:cs="Segoe UI"/>
          <w:color w:val="333333"/>
        </w:rPr>
        <w:t>OK</w:t>
      </w:r>
      <w:r>
        <w:rPr>
          <w:rFonts w:ascii="Segoe UI" w:hAnsi="Segoe UI" w:cs="Segoe UI"/>
          <w:color w:val="333333"/>
        </w:rPr>
        <w:t>，然后要求输入密码</w:t>
      </w:r>
      <w:r>
        <w:rPr>
          <w:rFonts w:ascii="Segoe UI" w:hAnsi="Segoe UI" w:cs="Segoe UI"/>
          <w:color w:val="333333"/>
        </w:rPr>
        <w:t>:</w:t>
      </w:r>
    </w:p>
    <w:p w:rsidR="00631FCF" w:rsidRDefault="00631FCF" w:rsidP="00E027DA">
      <w:pPr>
        <w:pStyle w:val="a8"/>
        <w:shd w:val="clear" w:color="auto" w:fill="FFFFFF"/>
        <w:spacing w:after="0" w:line="240" w:lineRule="atLeast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noProof/>
          <w:color w:val="4078C0"/>
        </w:rPr>
        <w:lastRenderedPageBreak/>
        <w:drawing>
          <wp:inline distT="0" distB="0" distL="0" distR="0" wp14:anchorId="6246E3C1" wp14:editId="549C3E73">
            <wp:extent cx="5715000" cy="5753100"/>
            <wp:effectExtent l="19050" t="0" r="0" b="0"/>
            <wp:docPr id="89" name="图片 89" descr="https://github.com/cncounter/translation/raw/master/tiemao_2014/GitHelp/410_pass.png">
              <a:hlinkClick xmlns:a="http://schemas.openxmlformats.org/drawingml/2006/main" r:id="rId11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https://github.com/cncounter/translation/raw/master/tiemao_2014/GitHelp/410_pass.png">
                      <a:hlinkClick r:id="rId11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5753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1FCF" w:rsidRDefault="00631FCF" w:rsidP="00E027DA">
      <w:pPr>
        <w:pStyle w:val="a8"/>
        <w:shd w:val="clear" w:color="auto" w:fill="FFFFFF"/>
        <w:spacing w:after="0" w:line="240" w:lineRule="atLeast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密码输入正确后</w:t>
      </w:r>
      <w:r>
        <w:rPr>
          <w:rFonts w:ascii="Segoe UI" w:hAnsi="Segoe UI" w:cs="Segoe UI"/>
          <w:color w:val="333333"/>
        </w:rPr>
        <w:t>,OK</w:t>
      </w:r>
      <w:r>
        <w:rPr>
          <w:rFonts w:ascii="Segoe UI" w:hAnsi="Segoe UI" w:cs="Segoe UI"/>
          <w:color w:val="333333"/>
        </w:rPr>
        <w:t>，显示推送成功界面</w:t>
      </w:r>
      <w:r>
        <w:rPr>
          <w:rFonts w:ascii="Segoe UI" w:hAnsi="Segoe UI" w:cs="Segoe UI"/>
          <w:color w:val="333333"/>
        </w:rPr>
        <w:t>:</w:t>
      </w:r>
    </w:p>
    <w:p w:rsidR="00631FCF" w:rsidRDefault="00631FCF" w:rsidP="00E027DA">
      <w:pPr>
        <w:pStyle w:val="a8"/>
        <w:shd w:val="clear" w:color="auto" w:fill="FFFFFF"/>
        <w:spacing w:after="0" w:line="240" w:lineRule="atLeast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noProof/>
          <w:color w:val="4078C0"/>
        </w:rPr>
        <w:lastRenderedPageBreak/>
        <w:drawing>
          <wp:inline distT="0" distB="0" distL="0" distR="0" wp14:anchorId="0914ABBB" wp14:editId="790CD243">
            <wp:extent cx="5686425" cy="4676775"/>
            <wp:effectExtent l="19050" t="0" r="9525" b="0"/>
            <wp:docPr id="90" name="图片 90" descr="https://github.com/cncounter/translation/raw/master/tiemao_2014/GitHelp/411_pushok.png">
              <a:hlinkClick xmlns:a="http://schemas.openxmlformats.org/drawingml/2006/main" r:id="rId11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https://github.com/cncounter/translation/raw/master/tiemao_2014/GitHelp/411_pushok.png">
                      <a:hlinkClick r:id="rId11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4676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1FCF" w:rsidRDefault="00631FCF" w:rsidP="00E027DA">
      <w:pPr>
        <w:pStyle w:val="a8"/>
        <w:shd w:val="clear" w:color="auto" w:fill="FFFFFF"/>
        <w:spacing w:after="0" w:line="240" w:lineRule="atLeast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如果你按照上一小节的设置操作</w:t>
      </w:r>
      <w:r>
        <w:rPr>
          <w:rFonts w:ascii="Segoe UI" w:hAnsi="Segoe UI" w:cs="Segoe UI"/>
          <w:color w:val="333333"/>
        </w:rPr>
        <w:t>,</w:t>
      </w:r>
      <w:r>
        <w:rPr>
          <w:rFonts w:ascii="Segoe UI" w:hAnsi="Segoe UI" w:cs="Segoe UI"/>
          <w:color w:val="333333"/>
        </w:rPr>
        <w:t>则输入密码以后会记住密码</w:t>
      </w:r>
      <w:r>
        <w:rPr>
          <w:rFonts w:ascii="Segoe UI" w:hAnsi="Segoe UI" w:cs="Segoe UI"/>
          <w:color w:val="333333"/>
        </w:rPr>
        <w:t xml:space="preserve">. </w:t>
      </w:r>
      <w:r>
        <w:rPr>
          <w:rFonts w:ascii="Segoe UI" w:hAnsi="Segoe UI" w:cs="Segoe UI"/>
          <w:color w:val="333333"/>
        </w:rPr>
        <w:t>密码会明文保存在</w:t>
      </w:r>
      <w:r>
        <w:rPr>
          <w:rFonts w:ascii="Segoe UI" w:hAnsi="Segoe UI" w:cs="Segoe UI"/>
          <w:color w:val="333333"/>
        </w:rPr>
        <w:t> </w:t>
      </w:r>
      <w:r>
        <w:rPr>
          <w:rStyle w:val="HTML"/>
          <w:rFonts w:ascii="Consolas" w:hAnsi="Consolas"/>
          <w:color w:val="333333"/>
          <w:sz w:val="20"/>
          <w:szCs w:val="20"/>
        </w:rPr>
        <w:t>C:\Users\Administrator\.git-credentials</w:t>
      </w:r>
      <w:r>
        <w:rPr>
          <w:rFonts w:ascii="Segoe UI" w:hAnsi="Segoe UI" w:cs="Segoe UI"/>
          <w:color w:val="333333"/>
        </w:rPr>
        <w:t> </w:t>
      </w:r>
      <w:r>
        <w:rPr>
          <w:rFonts w:ascii="Segoe UI" w:hAnsi="Segoe UI" w:cs="Segoe UI"/>
          <w:color w:val="333333"/>
        </w:rPr>
        <w:t>这种文件中</w:t>
      </w:r>
      <w:r>
        <w:rPr>
          <w:rFonts w:ascii="Segoe UI" w:hAnsi="Segoe UI" w:cs="Segoe UI"/>
          <w:color w:val="333333"/>
        </w:rPr>
        <w:t xml:space="preserve">, </w:t>
      </w:r>
      <w:r>
        <w:rPr>
          <w:rFonts w:ascii="Segoe UI" w:hAnsi="Segoe UI" w:cs="Segoe UI"/>
          <w:color w:val="333333"/>
        </w:rPr>
        <w:t>请小心使用</w:t>
      </w:r>
      <w:r>
        <w:rPr>
          <w:rFonts w:ascii="Segoe UI" w:hAnsi="Segoe UI" w:cs="Segoe UI"/>
          <w:color w:val="333333"/>
        </w:rPr>
        <w:t>.</w:t>
      </w:r>
    </w:p>
    <w:p w:rsidR="00631FCF" w:rsidRDefault="00631FCF" w:rsidP="00E027DA">
      <w:pPr>
        <w:pStyle w:val="3"/>
        <w:shd w:val="clear" w:color="auto" w:fill="FFFFFF"/>
        <w:spacing w:before="0" w:after="0" w:line="240" w:lineRule="atLeast"/>
        <w:rPr>
          <w:rFonts w:ascii="Segoe UI" w:hAnsi="Segoe UI" w:cs="Segoe UI"/>
          <w:color w:val="333333"/>
          <w:sz w:val="26"/>
          <w:szCs w:val="26"/>
        </w:rPr>
      </w:pPr>
      <w:bookmarkStart w:id="11" w:name="t10"/>
      <w:bookmarkEnd w:id="11"/>
      <w:r>
        <w:rPr>
          <w:rFonts w:ascii="Segoe UI" w:hAnsi="Segoe UI" w:cs="Segoe UI"/>
          <w:color w:val="333333"/>
          <w:sz w:val="26"/>
          <w:szCs w:val="26"/>
        </w:rPr>
        <w:t xml:space="preserve">3.4 </w:t>
      </w:r>
      <w:r>
        <w:rPr>
          <w:rFonts w:ascii="Segoe UI" w:hAnsi="Segoe UI" w:cs="Segoe UI"/>
          <w:color w:val="333333"/>
          <w:sz w:val="26"/>
          <w:szCs w:val="26"/>
        </w:rPr>
        <w:t>拉取项目</w:t>
      </w:r>
      <w:r>
        <w:rPr>
          <w:rFonts w:ascii="Segoe UI" w:hAnsi="Segoe UI" w:cs="Segoe UI"/>
          <w:color w:val="333333"/>
          <w:sz w:val="26"/>
          <w:szCs w:val="26"/>
        </w:rPr>
        <w:t>(pull ...)</w:t>
      </w:r>
    </w:p>
    <w:p w:rsidR="00631FCF" w:rsidRDefault="00631FCF" w:rsidP="00E027DA">
      <w:pPr>
        <w:pStyle w:val="a8"/>
        <w:shd w:val="clear" w:color="auto" w:fill="FFFFFF"/>
        <w:spacing w:after="0" w:line="240" w:lineRule="atLeast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如果本地的项目没有在线仓库的新</w:t>
      </w:r>
      <w:r>
        <w:rPr>
          <w:rFonts w:ascii="Segoe UI" w:hAnsi="Segoe UI" w:cs="Segoe UI"/>
          <w:color w:val="333333"/>
        </w:rPr>
        <w:t>,</w:t>
      </w:r>
      <w:r>
        <w:rPr>
          <w:rFonts w:ascii="Segoe UI" w:hAnsi="Segoe UI" w:cs="Segoe UI"/>
          <w:color w:val="333333"/>
        </w:rPr>
        <w:t>则需要执行拉取操作</w:t>
      </w:r>
      <w:r>
        <w:rPr>
          <w:rFonts w:ascii="Segoe UI" w:hAnsi="Segoe UI" w:cs="Segoe UI"/>
          <w:color w:val="333333"/>
        </w:rPr>
        <w:t>(Pull ...).</w:t>
      </w:r>
    </w:p>
    <w:p w:rsidR="00631FCF" w:rsidRDefault="00631FCF" w:rsidP="00E027DA">
      <w:pPr>
        <w:pStyle w:val="a8"/>
        <w:shd w:val="clear" w:color="auto" w:fill="FFFFFF"/>
        <w:spacing w:after="0" w:line="240" w:lineRule="atLeast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在本地项目的空白处点击鼠标右键</w:t>
      </w:r>
      <w:r>
        <w:rPr>
          <w:rFonts w:ascii="Segoe UI" w:hAnsi="Segoe UI" w:cs="Segoe UI"/>
          <w:color w:val="333333"/>
        </w:rPr>
        <w:t xml:space="preserve">, </w:t>
      </w:r>
      <w:r>
        <w:rPr>
          <w:rFonts w:ascii="Segoe UI" w:hAnsi="Segoe UI" w:cs="Segoe UI"/>
          <w:color w:val="333333"/>
        </w:rPr>
        <w:t>选择</w:t>
      </w:r>
      <w:r>
        <w:rPr>
          <w:rFonts w:ascii="Segoe UI" w:hAnsi="Segoe UI" w:cs="Segoe UI"/>
          <w:color w:val="333333"/>
        </w:rPr>
        <w:t> </w:t>
      </w:r>
      <w:r>
        <w:rPr>
          <w:rFonts w:ascii="Segoe UI" w:hAnsi="Segoe UI" w:cs="Segoe UI"/>
          <w:b/>
          <w:bCs/>
          <w:color w:val="333333"/>
        </w:rPr>
        <w:t xml:space="preserve">TortoiseGit --&gt; </w:t>
      </w:r>
      <w:r>
        <w:rPr>
          <w:rFonts w:ascii="Segoe UI" w:hAnsi="Segoe UI" w:cs="Segoe UI"/>
          <w:b/>
          <w:bCs/>
          <w:color w:val="333333"/>
        </w:rPr>
        <w:t>拉取</w:t>
      </w:r>
      <w:r>
        <w:rPr>
          <w:rFonts w:ascii="Segoe UI" w:hAnsi="Segoe UI" w:cs="Segoe UI"/>
          <w:b/>
          <w:bCs/>
          <w:color w:val="333333"/>
        </w:rPr>
        <w:t>...</w:t>
      </w:r>
      <w:r>
        <w:rPr>
          <w:rFonts w:ascii="Segoe UI" w:hAnsi="Segoe UI" w:cs="Segoe UI"/>
          <w:color w:val="333333"/>
        </w:rPr>
        <w:t> </w:t>
      </w:r>
      <w:r>
        <w:rPr>
          <w:rFonts w:ascii="Segoe UI" w:hAnsi="Segoe UI" w:cs="Segoe UI"/>
          <w:color w:val="333333"/>
        </w:rPr>
        <w:t>或</w:t>
      </w:r>
      <w:r>
        <w:rPr>
          <w:rFonts w:ascii="Segoe UI" w:hAnsi="Segoe UI" w:cs="Segoe UI"/>
          <w:color w:val="333333"/>
        </w:rPr>
        <w:t>: Pull....</w:t>
      </w:r>
    </w:p>
    <w:p w:rsidR="00631FCF" w:rsidRDefault="00631FCF" w:rsidP="00E027DA">
      <w:pPr>
        <w:pStyle w:val="a8"/>
        <w:shd w:val="clear" w:color="auto" w:fill="FFFFFF"/>
        <w:spacing w:after="0" w:line="240" w:lineRule="atLeast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noProof/>
          <w:color w:val="4078C0"/>
        </w:rPr>
        <w:lastRenderedPageBreak/>
        <w:drawing>
          <wp:inline distT="0" distB="0" distL="0" distR="0" wp14:anchorId="7BEB506B" wp14:editId="0D791149">
            <wp:extent cx="6896100" cy="6229350"/>
            <wp:effectExtent l="19050" t="0" r="0" b="0"/>
            <wp:docPr id="91" name="图片 91" descr="https://github.com/cncounter/translation/raw/master/tiemao_2014/GitHelp/412_rck_pull.png">
              <a:hlinkClick xmlns:a="http://schemas.openxmlformats.org/drawingml/2006/main" r:id="rId11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https://github.com/cncounter/translation/raw/master/tiemao_2014/GitHelp/412_rck_pull.png">
                      <a:hlinkClick r:id="rId11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6100" cy="6229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1FCF" w:rsidRDefault="00631FCF" w:rsidP="00E027DA">
      <w:pPr>
        <w:pStyle w:val="a8"/>
        <w:shd w:val="clear" w:color="auto" w:fill="FFFFFF"/>
        <w:spacing w:after="0" w:line="240" w:lineRule="atLeast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弹出拉取</w:t>
      </w:r>
      <w:r>
        <w:rPr>
          <w:rFonts w:ascii="Segoe UI" w:hAnsi="Segoe UI" w:cs="Segoe UI"/>
          <w:color w:val="333333"/>
        </w:rPr>
        <w:t>(pull)</w:t>
      </w:r>
      <w:r>
        <w:rPr>
          <w:rFonts w:ascii="Segoe UI" w:hAnsi="Segoe UI" w:cs="Segoe UI"/>
          <w:color w:val="333333"/>
        </w:rPr>
        <w:t>对话框</w:t>
      </w:r>
      <w:r>
        <w:rPr>
          <w:rFonts w:ascii="Segoe UI" w:hAnsi="Segoe UI" w:cs="Segoe UI"/>
          <w:color w:val="333333"/>
        </w:rPr>
        <w:t>:</w:t>
      </w:r>
    </w:p>
    <w:p w:rsidR="00631FCF" w:rsidRDefault="00631FCF" w:rsidP="00E027DA">
      <w:pPr>
        <w:pStyle w:val="a8"/>
        <w:shd w:val="clear" w:color="auto" w:fill="FFFFFF"/>
        <w:spacing w:after="0" w:line="240" w:lineRule="atLeast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noProof/>
          <w:color w:val="4078C0"/>
        </w:rPr>
        <w:lastRenderedPageBreak/>
        <w:drawing>
          <wp:inline distT="0" distB="0" distL="0" distR="0" wp14:anchorId="7898CD19" wp14:editId="19011F09">
            <wp:extent cx="5619750" cy="4676775"/>
            <wp:effectExtent l="19050" t="0" r="0" b="0"/>
            <wp:docPr id="92" name="图片 92" descr="https://github.com/cncounter/translation/raw/master/tiemao_2014/GitHelp/413_pull_dialog.png">
              <a:hlinkClick xmlns:a="http://schemas.openxmlformats.org/drawingml/2006/main" r:id="rId12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https://github.com/cncounter/translation/raw/master/tiemao_2014/GitHelp/413_pull_dialog.png">
                      <a:hlinkClick r:id="rId12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4676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1FCF" w:rsidRDefault="00631FCF" w:rsidP="00E027DA">
      <w:pPr>
        <w:pStyle w:val="a8"/>
        <w:shd w:val="clear" w:color="auto" w:fill="FFFFFF"/>
        <w:spacing w:after="0" w:line="240" w:lineRule="atLeast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【如果拉取有</w:t>
      </w:r>
      <w:r>
        <w:rPr>
          <w:rFonts w:ascii="Segoe UI" w:hAnsi="Segoe UI" w:cs="Segoe UI"/>
          <w:color w:val="333333"/>
        </w:rPr>
        <w:t>BUG,</w:t>
      </w:r>
      <w:r>
        <w:rPr>
          <w:rFonts w:ascii="Segoe UI" w:hAnsi="Segoe UI" w:cs="Segoe UI"/>
          <w:color w:val="333333"/>
        </w:rPr>
        <w:t>请不要使用</w:t>
      </w:r>
      <w:r>
        <w:rPr>
          <w:rFonts w:ascii="Segoe UI" w:hAnsi="Segoe UI" w:cs="Segoe UI"/>
          <w:color w:val="333333"/>
        </w:rPr>
        <w:t xml:space="preserve"> rebase, </w:t>
      </w:r>
      <w:r>
        <w:rPr>
          <w:rFonts w:ascii="Segoe UI" w:hAnsi="Segoe UI" w:cs="Segoe UI"/>
          <w:color w:val="333333"/>
        </w:rPr>
        <w:t>下载</w:t>
      </w:r>
      <w:hyperlink r:id="rId123" w:tgtFrame="_blank" w:history="1">
        <w:r>
          <w:rPr>
            <w:rStyle w:val="a7"/>
            <w:rFonts w:ascii="Segoe UI" w:hAnsi="Segoe UI" w:cs="Segoe UI"/>
            <w:color w:val="4078C0"/>
          </w:rPr>
          <w:t>最新的</w:t>
        </w:r>
        <w:r>
          <w:rPr>
            <w:rStyle w:val="a7"/>
            <w:rFonts w:ascii="Segoe UI" w:hAnsi="Segoe UI" w:cs="Segoe UI"/>
            <w:color w:val="4078C0"/>
          </w:rPr>
          <w:t xml:space="preserve"> TortoiseGit</w:t>
        </w:r>
      </w:hyperlink>
      <w:r>
        <w:rPr>
          <w:rFonts w:ascii="Segoe UI" w:hAnsi="Segoe UI" w:cs="Segoe UI"/>
          <w:color w:val="333333"/>
        </w:rPr>
        <w:t> </w:t>
      </w:r>
      <w:r>
        <w:rPr>
          <w:rFonts w:ascii="Segoe UI" w:hAnsi="Segoe UI" w:cs="Segoe UI"/>
          <w:color w:val="333333"/>
        </w:rPr>
        <w:t>即可】</w:t>
      </w:r>
      <w:r>
        <w:rPr>
          <w:rFonts w:ascii="Segoe UI" w:hAnsi="Segoe UI" w:cs="Segoe UI"/>
          <w:color w:val="333333"/>
        </w:rPr>
        <w:t xml:space="preserve">, </w:t>
      </w:r>
      <w:r>
        <w:rPr>
          <w:rFonts w:ascii="Segoe UI" w:hAnsi="Segoe UI" w:cs="Segoe UI"/>
          <w:color w:val="333333"/>
        </w:rPr>
        <w:t>进入</w:t>
      </w:r>
      <w:r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拉取进度界面</w:t>
      </w:r>
      <w:r>
        <w:rPr>
          <w:rFonts w:ascii="Segoe UI" w:hAnsi="Segoe UI" w:cs="Segoe UI"/>
          <w:color w:val="333333"/>
        </w:rPr>
        <w:t>:</w:t>
      </w:r>
    </w:p>
    <w:p w:rsidR="00631FCF" w:rsidRDefault="00631FCF" w:rsidP="00E027DA">
      <w:pPr>
        <w:pStyle w:val="a8"/>
        <w:shd w:val="clear" w:color="auto" w:fill="FFFFFF"/>
        <w:spacing w:after="0" w:line="240" w:lineRule="atLeast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noProof/>
          <w:color w:val="4078C0"/>
        </w:rPr>
        <w:lastRenderedPageBreak/>
        <w:drawing>
          <wp:inline distT="0" distB="0" distL="0" distR="0" wp14:anchorId="5B1065EC" wp14:editId="1F22FDC8">
            <wp:extent cx="5686425" cy="4676775"/>
            <wp:effectExtent l="19050" t="0" r="9525" b="0"/>
            <wp:docPr id="93" name="图片 93" descr="https://github.com/cncounter/translation/raw/master/tiemao_2014/GitHelp/414_pulled.png">
              <a:hlinkClick xmlns:a="http://schemas.openxmlformats.org/drawingml/2006/main" r:id="rId12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https://github.com/cncounter/translation/raw/master/tiemao_2014/GitHelp/414_pulled.png">
                      <a:hlinkClick r:id="rId12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4676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1FCF" w:rsidRDefault="00631FCF" w:rsidP="00E027DA">
      <w:pPr>
        <w:shd w:val="clear" w:color="auto" w:fill="FFFFFF"/>
        <w:spacing w:line="240" w:lineRule="atLeast"/>
        <w:rPr>
          <w:rFonts w:ascii="Arial" w:hAnsi="Arial" w:cs="Arial"/>
          <w:color w:val="333333"/>
          <w:szCs w:val="21"/>
        </w:rPr>
      </w:pPr>
      <w:del w:id="12" w:author="Unknown">
        <w:r>
          <w:rPr>
            <w:rFonts w:ascii="Segoe UI" w:hAnsi="Segoe UI" w:cs="Segoe UI"/>
            <w:color w:val="333333"/>
          </w:rPr>
          <w:delText>然后执行变基</w:delText>
        </w:r>
        <w:r>
          <w:rPr>
            <w:rFonts w:ascii="Segoe UI" w:hAnsi="Segoe UI" w:cs="Segoe UI"/>
            <w:color w:val="333333"/>
          </w:rPr>
          <w:delText>:</w:delText>
        </w:r>
      </w:del>
    </w:p>
    <w:p w:rsidR="00631FCF" w:rsidRDefault="00631FCF" w:rsidP="00E027DA">
      <w:pPr>
        <w:pStyle w:val="a8"/>
        <w:shd w:val="clear" w:color="auto" w:fill="FFFFFF"/>
        <w:spacing w:after="0" w:line="240" w:lineRule="atLeast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【如果拉取有</w:t>
      </w:r>
      <w:r>
        <w:rPr>
          <w:rFonts w:ascii="Segoe UI" w:hAnsi="Segoe UI" w:cs="Segoe UI"/>
          <w:color w:val="333333"/>
        </w:rPr>
        <w:t>BUG,</w:t>
      </w:r>
      <w:r>
        <w:rPr>
          <w:rFonts w:ascii="Segoe UI" w:hAnsi="Segoe UI" w:cs="Segoe UI"/>
          <w:color w:val="333333"/>
        </w:rPr>
        <w:t>请不要使用</w:t>
      </w:r>
      <w:r>
        <w:rPr>
          <w:rFonts w:ascii="Segoe UI" w:hAnsi="Segoe UI" w:cs="Segoe UI"/>
          <w:color w:val="333333"/>
        </w:rPr>
        <w:t xml:space="preserve"> rebase, </w:t>
      </w:r>
      <w:r>
        <w:rPr>
          <w:rFonts w:ascii="Segoe UI" w:hAnsi="Segoe UI" w:cs="Segoe UI"/>
          <w:color w:val="333333"/>
        </w:rPr>
        <w:t>下载</w:t>
      </w:r>
      <w:hyperlink r:id="rId126" w:tgtFrame="_blank" w:history="1">
        <w:r>
          <w:rPr>
            <w:rStyle w:val="a7"/>
            <w:rFonts w:ascii="Segoe UI" w:hAnsi="Segoe UI" w:cs="Segoe UI"/>
            <w:color w:val="4078C0"/>
          </w:rPr>
          <w:t>最新的</w:t>
        </w:r>
        <w:r>
          <w:rPr>
            <w:rStyle w:val="a7"/>
            <w:rFonts w:ascii="Segoe UI" w:hAnsi="Segoe UI" w:cs="Segoe UI"/>
            <w:color w:val="4078C0"/>
          </w:rPr>
          <w:t xml:space="preserve"> TortoiseGit</w:t>
        </w:r>
      </w:hyperlink>
      <w:r>
        <w:rPr>
          <w:rFonts w:ascii="Segoe UI" w:hAnsi="Segoe UI" w:cs="Segoe UI"/>
          <w:color w:val="333333"/>
        </w:rPr>
        <w:t> </w:t>
      </w:r>
      <w:r>
        <w:rPr>
          <w:rFonts w:ascii="Segoe UI" w:hAnsi="Segoe UI" w:cs="Segoe UI"/>
          <w:color w:val="333333"/>
        </w:rPr>
        <w:t>即可】</w:t>
      </w:r>
    </w:p>
    <w:p w:rsidR="00631FCF" w:rsidRDefault="00631FCF" w:rsidP="00E027DA">
      <w:pPr>
        <w:pStyle w:val="a8"/>
        <w:shd w:val="clear" w:color="auto" w:fill="FFFFFF"/>
        <w:spacing w:after="0" w:line="240" w:lineRule="atLeast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noProof/>
          <w:color w:val="4078C0"/>
        </w:rPr>
        <w:lastRenderedPageBreak/>
        <w:drawing>
          <wp:inline distT="0" distB="0" distL="0" distR="0" wp14:anchorId="1C6E9C7A" wp14:editId="5A75BE59">
            <wp:extent cx="7124700" cy="4943475"/>
            <wp:effectExtent l="19050" t="0" r="0" b="0"/>
            <wp:docPr id="94" name="图片 94" descr="https://github.com/cncounter/translation/raw/master/tiemao_2014/GitHelp/414_c_base.png">
              <a:hlinkClick xmlns:a="http://schemas.openxmlformats.org/drawingml/2006/main" r:id="rId12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https://github.com/cncounter/translation/raw/master/tiemao_2014/GitHelp/414_c_base.png">
                      <a:hlinkClick r:id="rId12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4700" cy="4943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1FCF" w:rsidRDefault="00631FCF" w:rsidP="00E027DA">
      <w:pPr>
        <w:pStyle w:val="a8"/>
        <w:shd w:val="clear" w:color="auto" w:fill="FFFFFF"/>
        <w:spacing w:after="0" w:line="240" w:lineRule="atLeast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然后完成即可</w:t>
      </w:r>
      <w:r>
        <w:rPr>
          <w:rFonts w:ascii="Segoe UI" w:hAnsi="Segoe UI" w:cs="Segoe UI"/>
          <w:color w:val="333333"/>
        </w:rPr>
        <w:t>.</w:t>
      </w:r>
    </w:p>
    <w:p w:rsidR="00631FCF" w:rsidRDefault="00631FCF" w:rsidP="00E027DA">
      <w:pPr>
        <w:pStyle w:val="a8"/>
        <w:shd w:val="clear" w:color="auto" w:fill="FFFFFF"/>
        <w:spacing w:after="0" w:line="240" w:lineRule="atLeast"/>
        <w:rPr>
          <w:rFonts w:ascii="Segoe UI" w:hAnsi="Segoe UI" w:cs="Segoe UI" w:hint="eastAsia"/>
          <w:color w:val="333333"/>
        </w:rPr>
      </w:pPr>
      <w:r>
        <w:rPr>
          <w:rFonts w:ascii="Segoe UI" w:hAnsi="Segoe UI" w:cs="Segoe UI"/>
          <w:color w:val="333333"/>
        </w:rPr>
        <w:t>这应该是</w:t>
      </w:r>
      <w:r>
        <w:rPr>
          <w:rFonts w:ascii="Segoe UI" w:hAnsi="Segoe UI" w:cs="Segoe UI"/>
          <w:color w:val="333333"/>
        </w:rPr>
        <w:t xml:space="preserve"> TortoiseGit </w:t>
      </w:r>
      <w:r>
        <w:rPr>
          <w:rFonts w:ascii="Segoe UI" w:hAnsi="Segoe UI" w:cs="Segoe UI"/>
          <w:color w:val="333333"/>
        </w:rPr>
        <w:t>的一个</w:t>
      </w:r>
      <w:r>
        <w:rPr>
          <w:rFonts w:ascii="Segoe UI" w:hAnsi="Segoe UI" w:cs="Segoe UI"/>
          <w:color w:val="333333"/>
        </w:rPr>
        <w:t xml:space="preserve">BUG, </w:t>
      </w:r>
      <w:r>
        <w:rPr>
          <w:rFonts w:ascii="Segoe UI" w:hAnsi="Segoe UI" w:cs="Segoe UI"/>
          <w:color w:val="333333"/>
        </w:rPr>
        <w:t>要解决这个问题</w:t>
      </w:r>
      <w:r>
        <w:rPr>
          <w:rFonts w:ascii="Segoe UI" w:hAnsi="Segoe UI" w:cs="Segoe UI"/>
          <w:color w:val="333333"/>
        </w:rPr>
        <w:t>,</w:t>
      </w:r>
      <w:r>
        <w:rPr>
          <w:rFonts w:ascii="Segoe UI" w:hAnsi="Segoe UI" w:cs="Segoe UI"/>
          <w:color w:val="333333"/>
        </w:rPr>
        <w:t>请参考</w:t>
      </w:r>
      <w:r>
        <w:rPr>
          <w:rFonts w:ascii="Segoe UI" w:hAnsi="Segoe UI" w:cs="Segoe UI"/>
          <w:color w:val="333333"/>
        </w:rPr>
        <w:t> </w:t>
      </w:r>
      <w:hyperlink r:id="rId129" w:tgtFrame="_blank" w:history="1">
        <w:r>
          <w:rPr>
            <w:rStyle w:val="a7"/>
            <w:rFonts w:ascii="Segoe UI" w:hAnsi="Segoe UI" w:cs="Segoe UI"/>
            <w:color w:val="4078C0"/>
          </w:rPr>
          <w:t>解决</w:t>
        </w:r>
        <w:r>
          <w:rPr>
            <w:rStyle w:val="a7"/>
            <w:rFonts w:ascii="Segoe UI" w:hAnsi="Segoe UI" w:cs="Segoe UI"/>
            <w:color w:val="4078C0"/>
          </w:rPr>
          <w:t xml:space="preserve"> TortoiseGit </w:t>
        </w:r>
        <w:r>
          <w:rPr>
            <w:rStyle w:val="a7"/>
            <w:rFonts w:ascii="Segoe UI" w:hAnsi="Segoe UI" w:cs="Segoe UI"/>
            <w:color w:val="4078C0"/>
          </w:rPr>
          <w:t>诡异的</w:t>
        </w:r>
        <w:r>
          <w:rPr>
            <w:rStyle w:val="a7"/>
            <w:rFonts w:ascii="Segoe UI" w:hAnsi="Segoe UI" w:cs="Segoe UI"/>
            <w:color w:val="4078C0"/>
          </w:rPr>
          <w:t xml:space="preserve"> Bad file number </w:t>
        </w:r>
        <w:r>
          <w:rPr>
            <w:rStyle w:val="a7"/>
            <w:rFonts w:ascii="Segoe UI" w:hAnsi="Segoe UI" w:cs="Segoe UI"/>
            <w:color w:val="4078C0"/>
          </w:rPr>
          <w:t>问题</w:t>
        </w:r>
      </w:hyperlink>
      <w:r>
        <w:rPr>
          <w:rFonts w:ascii="Segoe UI" w:hAnsi="Segoe UI" w:cs="Segoe UI"/>
          <w:color w:val="333333"/>
        </w:rPr>
        <w:t> (</w:t>
      </w:r>
      <w:r>
        <w:rPr>
          <w:rFonts w:ascii="Segoe UI" w:hAnsi="Segoe UI" w:cs="Segoe UI"/>
          <w:color w:val="333333"/>
        </w:rPr>
        <w:t>或者可以换回老版本</w:t>
      </w:r>
      <w:r>
        <w:rPr>
          <w:rFonts w:ascii="Segoe UI" w:hAnsi="Segoe UI" w:cs="Segoe UI"/>
          <w:color w:val="333333"/>
        </w:rPr>
        <w:t xml:space="preserve">. </w:t>
      </w:r>
      <w:r>
        <w:rPr>
          <w:rFonts w:ascii="Segoe UI" w:hAnsi="Segoe UI" w:cs="Segoe UI"/>
          <w:color w:val="333333"/>
        </w:rPr>
        <w:t>如果你没有出这个问题</w:t>
      </w:r>
      <w:r>
        <w:rPr>
          <w:rFonts w:ascii="Segoe UI" w:hAnsi="Segoe UI" w:cs="Segoe UI"/>
          <w:color w:val="333333"/>
        </w:rPr>
        <w:t>,</w:t>
      </w:r>
      <w:r>
        <w:rPr>
          <w:rFonts w:ascii="Segoe UI" w:hAnsi="Segoe UI" w:cs="Segoe UI"/>
          <w:color w:val="333333"/>
        </w:rPr>
        <w:t>那么</w:t>
      </w:r>
      <w:r>
        <w:rPr>
          <w:rFonts w:ascii="Segoe UI" w:hAnsi="Segoe UI" w:cs="Segoe UI"/>
          <w:color w:val="333333"/>
        </w:rPr>
        <w:t>,</w:t>
      </w:r>
      <w:r>
        <w:rPr>
          <w:rFonts w:ascii="Segoe UI" w:hAnsi="Segoe UI" w:cs="Segoe UI"/>
          <w:color w:val="333333"/>
        </w:rPr>
        <w:t>可能是我的机器哪里损坏了</w:t>
      </w:r>
      <w:r>
        <w:rPr>
          <w:rFonts w:ascii="Segoe UI" w:hAnsi="Segoe UI" w:cs="Segoe UI"/>
          <w:color w:val="333333"/>
        </w:rPr>
        <w:t>).</w:t>
      </w:r>
    </w:p>
    <w:p w:rsidR="00B6091E" w:rsidRDefault="00B6091E">
      <w:pPr>
        <w:widowControl/>
        <w:jc w:val="left"/>
        <w:rPr>
          <w:rFonts w:ascii="Segoe UI" w:eastAsia="宋体" w:hAnsi="Segoe UI" w:cs="Segoe UI"/>
          <w:color w:val="333333"/>
          <w:kern w:val="0"/>
          <w:sz w:val="24"/>
          <w:szCs w:val="24"/>
        </w:rPr>
      </w:pPr>
      <w:r>
        <w:rPr>
          <w:rFonts w:ascii="Segoe UI" w:hAnsi="Segoe UI" w:cs="Segoe UI"/>
          <w:color w:val="333333"/>
        </w:rPr>
        <w:br w:type="page"/>
      </w:r>
    </w:p>
    <w:p w:rsidR="00631FCF" w:rsidRPr="008C74DA" w:rsidRDefault="00631FCF" w:rsidP="008C74DA">
      <w:pPr>
        <w:pStyle w:val="1"/>
        <w:spacing w:before="0" w:beforeAutospacing="0" w:after="0" w:afterAutospacing="0" w:line="240" w:lineRule="atLeast"/>
        <w:rPr>
          <w:rStyle w:val="linktitle"/>
          <w:rFonts w:ascii="微软雅黑" w:eastAsia="微软雅黑" w:hAnsi="微软雅黑" w:cs="Arial"/>
          <w:color w:val="000000"/>
          <w:sz w:val="30"/>
          <w:szCs w:val="30"/>
        </w:rPr>
      </w:pPr>
      <w:bookmarkStart w:id="13" w:name="t11"/>
      <w:bookmarkEnd w:id="13"/>
      <w:r w:rsidRPr="008C74DA">
        <w:rPr>
          <w:rStyle w:val="linktitle"/>
          <w:rFonts w:ascii="微软雅黑" w:eastAsia="微软雅黑" w:hAnsi="微软雅黑" w:cs="Arial" w:hint="eastAsia"/>
          <w:color w:val="000000"/>
          <w:sz w:val="30"/>
          <w:szCs w:val="30"/>
        </w:rPr>
        <w:lastRenderedPageBreak/>
        <w:t>windows安装TortoiseGit详细使用教程【基础篇】</w:t>
      </w:r>
    </w:p>
    <w:p w:rsidR="00631FCF" w:rsidRDefault="00631FCF" w:rsidP="00E027DA">
      <w:pPr>
        <w:spacing w:line="240" w:lineRule="atLeast"/>
        <w:rPr>
          <w:color w:val="3F3F3F"/>
          <w:szCs w:val="21"/>
        </w:rPr>
      </w:pPr>
      <w:r>
        <w:rPr>
          <w:rFonts w:hint="eastAsia"/>
          <w:color w:val="3F3F3F"/>
          <w:szCs w:val="21"/>
        </w:rPr>
        <w:t>安装准备：</w:t>
      </w:r>
    </w:p>
    <w:p w:rsidR="00631FCF" w:rsidRDefault="00631FCF" w:rsidP="00E027DA">
      <w:pPr>
        <w:widowControl/>
        <w:numPr>
          <w:ilvl w:val="0"/>
          <w:numId w:val="13"/>
        </w:numPr>
        <w:spacing w:line="240" w:lineRule="atLeast"/>
        <w:ind w:left="0" w:firstLine="0"/>
        <w:jc w:val="left"/>
        <w:rPr>
          <w:color w:val="3F3F3F"/>
          <w:szCs w:val="21"/>
        </w:rPr>
      </w:pPr>
      <w:r>
        <w:rPr>
          <w:rFonts w:hint="eastAsia"/>
          <w:color w:val="3F3F3F"/>
          <w:szCs w:val="21"/>
        </w:rPr>
        <w:t>首先你得安装</w:t>
      </w:r>
      <w:r>
        <w:rPr>
          <w:rFonts w:hint="eastAsia"/>
          <w:color w:val="3F3F3F"/>
          <w:szCs w:val="21"/>
        </w:rPr>
        <w:t>windows</w:t>
      </w:r>
      <w:r>
        <w:rPr>
          <w:rFonts w:hint="eastAsia"/>
          <w:color w:val="3F3F3F"/>
          <w:szCs w:val="21"/>
        </w:rPr>
        <w:t>下的</w:t>
      </w:r>
      <w:r>
        <w:rPr>
          <w:rFonts w:hint="eastAsia"/>
          <w:color w:val="3F3F3F"/>
          <w:szCs w:val="21"/>
        </w:rPr>
        <w:t>git </w:t>
      </w:r>
      <w:hyperlink r:id="rId130" w:tgtFrame="_blank" w:history="1">
        <w:r>
          <w:rPr>
            <w:rStyle w:val="a7"/>
            <w:rFonts w:hint="eastAsia"/>
            <w:szCs w:val="21"/>
          </w:rPr>
          <w:t>msysgit1.9.5</w:t>
        </w:r>
      </w:hyperlink>
    </w:p>
    <w:p w:rsidR="00631FCF" w:rsidRDefault="00631FCF" w:rsidP="00E027DA">
      <w:pPr>
        <w:widowControl/>
        <w:numPr>
          <w:ilvl w:val="0"/>
          <w:numId w:val="13"/>
        </w:numPr>
        <w:spacing w:line="240" w:lineRule="atLeast"/>
        <w:ind w:left="0" w:firstLine="0"/>
        <w:jc w:val="left"/>
        <w:rPr>
          <w:color w:val="3F3F3F"/>
          <w:szCs w:val="21"/>
        </w:rPr>
      </w:pPr>
      <w:r>
        <w:rPr>
          <w:rFonts w:hint="eastAsia"/>
          <w:color w:val="3F3F3F"/>
          <w:szCs w:val="21"/>
        </w:rPr>
        <w:t>安装版本控制器客户端</w:t>
      </w:r>
      <w:r>
        <w:rPr>
          <w:rFonts w:hint="eastAsia"/>
          <w:color w:val="3F3F3F"/>
          <w:szCs w:val="21"/>
        </w:rPr>
        <w:t>tortoisegit  </w:t>
      </w:r>
      <w:hyperlink r:id="rId131" w:tgtFrame="_blank" w:history="1">
        <w:r>
          <w:rPr>
            <w:rStyle w:val="a7"/>
            <w:rFonts w:hint="eastAsia"/>
            <w:szCs w:val="21"/>
          </w:rPr>
          <w:t>tortoisegit1.8.12.0</w:t>
        </w:r>
      </w:hyperlink>
      <w:r>
        <w:rPr>
          <w:rFonts w:hint="eastAsia"/>
          <w:color w:val="3F3F3F"/>
          <w:szCs w:val="21"/>
        </w:rPr>
        <w:t> [32</w:t>
      </w:r>
      <w:r>
        <w:rPr>
          <w:rFonts w:hint="eastAsia"/>
          <w:color w:val="3F3F3F"/>
          <w:szCs w:val="21"/>
        </w:rPr>
        <w:t>和</w:t>
      </w:r>
      <w:r>
        <w:rPr>
          <w:rFonts w:hint="eastAsia"/>
          <w:color w:val="3F3F3F"/>
          <w:szCs w:val="21"/>
        </w:rPr>
        <w:t>64</w:t>
      </w:r>
      <w:r>
        <w:rPr>
          <w:rFonts w:hint="eastAsia"/>
          <w:color w:val="3F3F3F"/>
          <w:szCs w:val="21"/>
        </w:rPr>
        <w:t>别下载错，不习惯英文的朋友，也可以下个语言包</w:t>
      </w:r>
      <w:r>
        <w:rPr>
          <w:rFonts w:hint="eastAsia"/>
          <w:color w:val="3F3F3F"/>
          <w:szCs w:val="21"/>
        </w:rPr>
        <w:t>]</w:t>
      </w:r>
    </w:p>
    <w:p w:rsidR="00631FCF" w:rsidRDefault="00631FCF" w:rsidP="00E027DA">
      <w:pPr>
        <w:spacing w:line="240" w:lineRule="atLeast"/>
        <w:rPr>
          <w:color w:val="3F3F3F"/>
          <w:szCs w:val="21"/>
        </w:rPr>
      </w:pPr>
      <w:r>
        <w:rPr>
          <w:rFonts w:hint="eastAsia"/>
          <w:color w:val="3F3F3F"/>
          <w:szCs w:val="21"/>
        </w:rPr>
        <w:t>一、安装图解：</w:t>
      </w:r>
    </w:p>
    <w:p w:rsidR="00631FCF" w:rsidRDefault="00631FCF" w:rsidP="00E027DA">
      <w:pPr>
        <w:spacing w:line="240" w:lineRule="atLeast"/>
        <w:rPr>
          <w:color w:val="3F3F3F"/>
          <w:szCs w:val="21"/>
        </w:rPr>
      </w:pPr>
      <w:r>
        <w:rPr>
          <w:noProof/>
          <w:color w:val="333333"/>
          <w:szCs w:val="21"/>
        </w:rPr>
        <w:drawing>
          <wp:inline distT="0" distB="0" distL="0" distR="0" wp14:anchorId="721447DA" wp14:editId="0F156923">
            <wp:extent cx="3086100" cy="609600"/>
            <wp:effectExtent l="19050" t="0" r="0" b="0"/>
            <wp:docPr id="119" name="图片 119" descr="技术分享">
              <a:hlinkClick xmlns:a="http://schemas.openxmlformats.org/drawingml/2006/main" r:id="rId13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 descr="技术分享">
                      <a:hlinkClick r:id="rId13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1FCF" w:rsidRDefault="00631FCF" w:rsidP="00E027DA">
      <w:pPr>
        <w:widowControl/>
        <w:numPr>
          <w:ilvl w:val="0"/>
          <w:numId w:val="14"/>
        </w:numPr>
        <w:spacing w:line="240" w:lineRule="atLeast"/>
        <w:ind w:left="0" w:firstLine="0"/>
        <w:jc w:val="left"/>
        <w:rPr>
          <w:color w:val="3F3F3F"/>
          <w:szCs w:val="21"/>
        </w:rPr>
      </w:pPr>
      <w:r>
        <w:rPr>
          <w:rFonts w:hint="eastAsia"/>
          <w:color w:val="3F3F3F"/>
          <w:szCs w:val="21"/>
        </w:rPr>
        <w:t>先安装</w:t>
      </w:r>
      <w:r>
        <w:rPr>
          <w:rFonts w:hint="eastAsia"/>
          <w:color w:val="3F3F3F"/>
          <w:szCs w:val="21"/>
        </w:rPr>
        <w:t>GIT</w:t>
      </w:r>
      <w:r>
        <w:rPr>
          <w:rFonts w:hint="eastAsia"/>
          <w:color w:val="3F3F3F"/>
          <w:szCs w:val="21"/>
        </w:rPr>
        <w:t>【一路默认即可】</w:t>
      </w:r>
    </w:p>
    <w:p w:rsidR="00631FCF" w:rsidRDefault="00631FCF" w:rsidP="00E027DA">
      <w:pPr>
        <w:spacing w:line="240" w:lineRule="atLeast"/>
        <w:rPr>
          <w:color w:val="3F3F3F"/>
          <w:szCs w:val="21"/>
        </w:rPr>
      </w:pPr>
      <w:r>
        <w:rPr>
          <w:rFonts w:hint="eastAsia"/>
          <w:color w:val="3F3F3F"/>
          <w:szCs w:val="21"/>
        </w:rPr>
        <w:t>安装好</w:t>
      </w:r>
      <w:r>
        <w:rPr>
          <w:rFonts w:hint="eastAsia"/>
          <w:color w:val="3F3F3F"/>
          <w:szCs w:val="21"/>
        </w:rPr>
        <w:t>git</w:t>
      </w:r>
      <w:r>
        <w:rPr>
          <w:rFonts w:hint="eastAsia"/>
          <w:color w:val="3F3F3F"/>
          <w:szCs w:val="21"/>
        </w:rPr>
        <w:t>以后，右键，会发现菜单多了几项关于</w:t>
      </w:r>
      <w:r>
        <w:rPr>
          <w:rFonts w:hint="eastAsia"/>
          <w:color w:val="3F3F3F"/>
          <w:szCs w:val="21"/>
        </w:rPr>
        <w:t>GIT</w:t>
      </w:r>
      <w:r>
        <w:rPr>
          <w:rFonts w:hint="eastAsia"/>
          <w:color w:val="3F3F3F"/>
          <w:szCs w:val="21"/>
        </w:rPr>
        <w:t>的选项</w:t>
      </w:r>
    </w:p>
    <w:p w:rsidR="00631FCF" w:rsidRDefault="00631FCF" w:rsidP="00E027DA">
      <w:pPr>
        <w:spacing w:line="240" w:lineRule="atLeast"/>
        <w:rPr>
          <w:color w:val="3F3F3F"/>
          <w:szCs w:val="21"/>
        </w:rPr>
      </w:pPr>
      <w:r>
        <w:rPr>
          <w:noProof/>
          <w:color w:val="333333"/>
          <w:szCs w:val="21"/>
        </w:rPr>
        <w:drawing>
          <wp:inline distT="0" distB="0" distL="0" distR="0" wp14:anchorId="436F2FC4" wp14:editId="1B885A0E">
            <wp:extent cx="2562225" cy="4857750"/>
            <wp:effectExtent l="19050" t="0" r="9525" b="0"/>
            <wp:docPr id="120" name="图片 120" descr="技术分享">
              <a:hlinkClick xmlns:a="http://schemas.openxmlformats.org/drawingml/2006/main" r:id="rId13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 descr="技术分享">
                      <a:hlinkClick r:id="rId13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225" cy="4857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1FCF" w:rsidRDefault="00631FCF" w:rsidP="00E027DA">
      <w:pPr>
        <w:spacing w:line="240" w:lineRule="atLeast"/>
        <w:rPr>
          <w:color w:val="3F3F3F"/>
          <w:szCs w:val="21"/>
        </w:rPr>
      </w:pPr>
      <w:r>
        <w:rPr>
          <w:rFonts w:hint="eastAsia"/>
          <w:color w:val="3F3F3F"/>
          <w:szCs w:val="21"/>
        </w:rPr>
        <w:t>2.</w:t>
      </w:r>
      <w:r>
        <w:rPr>
          <w:rFonts w:hint="eastAsia"/>
          <w:color w:val="3F3F3F"/>
          <w:szCs w:val="21"/>
        </w:rPr>
        <w:t>安装</w:t>
      </w:r>
      <w:r>
        <w:rPr>
          <w:rFonts w:hint="eastAsia"/>
          <w:color w:val="3F3F3F"/>
          <w:szCs w:val="21"/>
        </w:rPr>
        <w:t>tortoisegit</w:t>
      </w:r>
      <w:r>
        <w:rPr>
          <w:rFonts w:hint="eastAsia"/>
          <w:color w:val="3F3F3F"/>
          <w:szCs w:val="21"/>
        </w:rPr>
        <w:t>【一路默认即可】</w:t>
      </w:r>
    </w:p>
    <w:p w:rsidR="00631FCF" w:rsidRDefault="00631FCF" w:rsidP="00E027DA">
      <w:pPr>
        <w:spacing w:line="240" w:lineRule="atLeast"/>
        <w:rPr>
          <w:color w:val="3F3F3F"/>
          <w:szCs w:val="21"/>
        </w:rPr>
      </w:pPr>
      <w:r>
        <w:rPr>
          <w:rFonts w:hint="eastAsia"/>
          <w:color w:val="3F3F3F"/>
          <w:szCs w:val="21"/>
        </w:rPr>
        <w:t>安装好以后，右键，会发现菜单多了几项关于</w:t>
      </w:r>
      <w:r>
        <w:rPr>
          <w:rFonts w:hint="eastAsia"/>
          <w:color w:val="3F3F3F"/>
          <w:szCs w:val="21"/>
        </w:rPr>
        <w:t>tortoisegit</w:t>
      </w:r>
      <w:r>
        <w:rPr>
          <w:rFonts w:hint="eastAsia"/>
          <w:color w:val="3F3F3F"/>
          <w:szCs w:val="21"/>
        </w:rPr>
        <w:t>的选项</w:t>
      </w:r>
    </w:p>
    <w:p w:rsidR="00631FCF" w:rsidRDefault="00631FCF" w:rsidP="00E027DA">
      <w:pPr>
        <w:spacing w:line="240" w:lineRule="atLeast"/>
        <w:rPr>
          <w:color w:val="3F3F3F"/>
          <w:szCs w:val="21"/>
        </w:rPr>
      </w:pPr>
      <w:r>
        <w:rPr>
          <w:noProof/>
          <w:color w:val="333333"/>
          <w:szCs w:val="21"/>
        </w:rPr>
        <w:lastRenderedPageBreak/>
        <w:drawing>
          <wp:inline distT="0" distB="0" distL="0" distR="0" wp14:anchorId="58F39B7C" wp14:editId="14A0BA11">
            <wp:extent cx="2790825" cy="4762500"/>
            <wp:effectExtent l="19050" t="0" r="9525" b="0"/>
            <wp:docPr id="121" name="图片 121" descr="技术分享">
              <a:hlinkClick xmlns:a="http://schemas.openxmlformats.org/drawingml/2006/main" r:id="rId13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 descr="技术分享">
                      <a:hlinkClick r:id="rId13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476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1FCF" w:rsidRDefault="00631FCF" w:rsidP="00E027DA">
      <w:pPr>
        <w:spacing w:line="240" w:lineRule="atLeast"/>
        <w:rPr>
          <w:color w:val="3F3F3F"/>
          <w:szCs w:val="21"/>
        </w:rPr>
      </w:pPr>
      <w:r>
        <w:rPr>
          <w:rFonts w:hint="eastAsia"/>
          <w:color w:val="3F3F3F"/>
          <w:szCs w:val="21"/>
        </w:rPr>
        <w:t>到此，安装算完成了，相比</w:t>
      </w:r>
      <w:r>
        <w:rPr>
          <w:rFonts w:hint="eastAsia"/>
          <w:color w:val="3F3F3F"/>
          <w:szCs w:val="21"/>
        </w:rPr>
        <w:t>tortoiseSVN</w:t>
      </w:r>
      <w:r>
        <w:rPr>
          <w:rFonts w:hint="eastAsia"/>
          <w:color w:val="3F3F3F"/>
          <w:szCs w:val="21"/>
        </w:rPr>
        <w:t>，安装完</w:t>
      </w:r>
      <w:r>
        <w:rPr>
          <w:rFonts w:hint="eastAsia"/>
          <w:color w:val="3F3F3F"/>
          <w:szCs w:val="21"/>
        </w:rPr>
        <w:t>tortoiseGIT</w:t>
      </w:r>
      <w:r>
        <w:rPr>
          <w:rFonts w:hint="eastAsia"/>
          <w:color w:val="3F3F3F"/>
          <w:szCs w:val="21"/>
        </w:rPr>
        <w:t>不需要重启电脑。</w:t>
      </w:r>
    </w:p>
    <w:p w:rsidR="00631FCF" w:rsidRDefault="00631FCF" w:rsidP="00E027DA">
      <w:pPr>
        <w:spacing w:line="240" w:lineRule="atLeast"/>
        <w:rPr>
          <w:color w:val="3F3F3F"/>
          <w:szCs w:val="21"/>
        </w:rPr>
      </w:pPr>
      <w:r>
        <w:rPr>
          <w:rFonts w:hint="eastAsia"/>
          <w:color w:val="3F3F3F"/>
          <w:szCs w:val="21"/>
        </w:rPr>
        <w:t>接下来是使用</w:t>
      </w:r>
      <w:r>
        <w:rPr>
          <w:rFonts w:hint="eastAsia"/>
          <w:color w:val="3F3F3F"/>
          <w:szCs w:val="21"/>
        </w:rPr>
        <w:t>tortoiseGIT</w:t>
      </w:r>
    </w:p>
    <w:p w:rsidR="00631FCF" w:rsidRDefault="00631FCF" w:rsidP="00E027DA">
      <w:pPr>
        <w:spacing w:line="240" w:lineRule="atLeast"/>
        <w:rPr>
          <w:color w:val="3F3F3F"/>
          <w:szCs w:val="21"/>
        </w:rPr>
      </w:pPr>
      <w:r>
        <w:rPr>
          <w:rFonts w:hint="eastAsia"/>
          <w:color w:val="3F3F3F"/>
          <w:szCs w:val="21"/>
        </w:rPr>
        <w:t>二、图解使用</w:t>
      </w:r>
      <w:r>
        <w:rPr>
          <w:rFonts w:hint="eastAsia"/>
          <w:color w:val="3F3F3F"/>
          <w:szCs w:val="21"/>
        </w:rPr>
        <w:t>tortoiseGIT</w:t>
      </w:r>
    </w:p>
    <w:p w:rsidR="00631FCF" w:rsidRDefault="00631FCF" w:rsidP="00E027DA">
      <w:pPr>
        <w:spacing w:line="240" w:lineRule="atLeast"/>
        <w:rPr>
          <w:color w:val="3F3F3F"/>
          <w:szCs w:val="21"/>
        </w:rPr>
      </w:pPr>
      <w:r>
        <w:rPr>
          <w:rFonts w:hint="eastAsia"/>
          <w:color w:val="3F3F3F"/>
          <w:szCs w:val="21"/>
        </w:rPr>
        <w:t>这里只是做一些最基本的功能的演示：</w:t>
      </w:r>
    </w:p>
    <w:p w:rsidR="00631FCF" w:rsidRDefault="00631FCF" w:rsidP="00E027DA">
      <w:pPr>
        <w:spacing w:line="240" w:lineRule="atLeast"/>
        <w:rPr>
          <w:color w:val="3F3F3F"/>
          <w:szCs w:val="21"/>
        </w:rPr>
      </w:pPr>
      <w:r>
        <w:rPr>
          <w:rFonts w:hint="eastAsia"/>
          <w:color w:val="3F3F3F"/>
          <w:szCs w:val="21"/>
        </w:rPr>
        <w:t>创建版本库，提交</w:t>
      </w:r>
      <w:r>
        <w:rPr>
          <w:rFonts w:hint="eastAsia"/>
          <w:color w:val="3F3F3F"/>
          <w:szCs w:val="21"/>
        </w:rPr>
        <w:t>(commit)</w:t>
      </w:r>
      <w:r>
        <w:rPr>
          <w:rFonts w:hint="eastAsia"/>
          <w:color w:val="3F3F3F"/>
          <w:szCs w:val="21"/>
        </w:rPr>
        <w:t>文件，推送</w:t>
      </w:r>
      <w:r>
        <w:rPr>
          <w:rFonts w:hint="eastAsia"/>
          <w:color w:val="3F3F3F"/>
          <w:szCs w:val="21"/>
        </w:rPr>
        <w:t>(push)</w:t>
      </w:r>
      <w:r>
        <w:rPr>
          <w:rFonts w:hint="eastAsia"/>
          <w:color w:val="3F3F3F"/>
          <w:szCs w:val="21"/>
        </w:rPr>
        <w:t>文件，更新文件，创建分支。</w:t>
      </w:r>
    </w:p>
    <w:p w:rsidR="00631FCF" w:rsidRDefault="00631FCF" w:rsidP="00E027DA">
      <w:pPr>
        <w:spacing w:line="240" w:lineRule="atLeast"/>
        <w:rPr>
          <w:color w:val="3F3F3F"/>
          <w:szCs w:val="21"/>
        </w:rPr>
      </w:pPr>
      <w:r>
        <w:rPr>
          <w:rFonts w:hint="eastAsia"/>
          <w:color w:val="3F3F3F"/>
          <w:szCs w:val="21"/>
        </w:rPr>
        <w:t>简介：</w:t>
      </w:r>
      <w:r>
        <w:rPr>
          <w:rFonts w:hint="eastAsia"/>
          <w:color w:val="3F3F3F"/>
          <w:szCs w:val="21"/>
        </w:rPr>
        <w:t>git</w:t>
      </w:r>
      <w:r>
        <w:rPr>
          <w:rFonts w:hint="eastAsia"/>
          <w:color w:val="3F3F3F"/>
          <w:szCs w:val="21"/>
        </w:rPr>
        <w:t>属于分布式版本控制器，其实每个人的电脑都是一个完整的版本库；比如两个人在局域网写一个项目，那么这两个人的电脑里面都是一个完整的项目，当有新的代码出现的时候，直接</w:t>
      </w:r>
      <w:r>
        <w:rPr>
          <w:rFonts w:hint="eastAsia"/>
          <w:color w:val="3F3F3F"/>
          <w:szCs w:val="21"/>
        </w:rPr>
        <w:t>push</w:t>
      </w:r>
      <w:r>
        <w:rPr>
          <w:rFonts w:hint="eastAsia"/>
          <w:color w:val="3F3F3F"/>
          <w:szCs w:val="21"/>
        </w:rPr>
        <w:t>给对方即可。当然人多的时候，又不在局域网里面，不可能</w:t>
      </w:r>
      <w:r>
        <w:rPr>
          <w:rFonts w:hint="eastAsia"/>
          <w:color w:val="3F3F3F"/>
          <w:szCs w:val="21"/>
        </w:rPr>
        <w:t>push</w:t>
      </w:r>
      <w:r>
        <w:rPr>
          <w:rFonts w:hint="eastAsia"/>
          <w:color w:val="3F3F3F"/>
          <w:szCs w:val="21"/>
        </w:rPr>
        <w:t>给每一个人，</w:t>
      </w:r>
      <w:r>
        <w:rPr>
          <w:rFonts w:hint="eastAsia"/>
          <w:color w:val="3F3F3F"/>
          <w:szCs w:val="21"/>
        </w:rPr>
        <w:t>git</w:t>
      </w:r>
      <w:r>
        <w:rPr>
          <w:rFonts w:hint="eastAsia"/>
          <w:color w:val="3F3F3F"/>
          <w:szCs w:val="21"/>
        </w:rPr>
        <w:t>的解决方案是用一台电脑当做集中的版本库，大家把新代码都</w:t>
      </w:r>
      <w:r>
        <w:rPr>
          <w:rFonts w:hint="eastAsia"/>
          <w:color w:val="3F3F3F"/>
          <w:szCs w:val="21"/>
        </w:rPr>
        <w:t>push</w:t>
      </w:r>
      <w:r>
        <w:rPr>
          <w:rFonts w:hint="eastAsia"/>
          <w:color w:val="3F3F3F"/>
          <w:szCs w:val="21"/>
        </w:rPr>
        <w:t>到上面去，要得时候在</w:t>
      </w:r>
      <w:r>
        <w:rPr>
          <w:rFonts w:hint="eastAsia"/>
          <w:color w:val="3F3F3F"/>
          <w:szCs w:val="21"/>
        </w:rPr>
        <w:t>pull</w:t>
      </w:r>
      <w:r>
        <w:rPr>
          <w:rFonts w:hint="eastAsia"/>
          <w:color w:val="3F3F3F"/>
          <w:szCs w:val="21"/>
        </w:rPr>
        <w:t>到自己电脑上。国外比较著名的就是</w:t>
      </w:r>
      <w:r>
        <w:rPr>
          <w:rFonts w:hint="eastAsia"/>
          <w:color w:val="3F3F3F"/>
          <w:szCs w:val="21"/>
        </w:rPr>
        <w:t>github</w:t>
      </w:r>
      <w:r>
        <w:rPr>
          <w:rFonts w:hint="eastAsia"/>
          <w:color w:val="3F3F3F"/>
          <w:szCs w:val="21"/>
        </w:rPr>
        <w:t>了</w:t>
      </w:r>
      <w:r>
        <w:rPr>
          <w:rFonts w:hint="eastAsia"/>
          <w:color w:val="3F3F3F"/>
          <w:szCs w:val="21"/>
        </w:rPr>
        <w:t>,</w:t>
      </w:r>
      <w:r>
        <w:rPr>
          <w:rFonts w:hint="eastAsia"/>
          <w:color w:val="3F3F3F"/>
          <w:szCs w:val="21"/>
        </w:rPr>
        <w:t>国内的</w:t>
      </w:r>
      <w:r>
        <w:rPr>
          <w:rFonts w:hint="eastAsia"/>
          <w:color w:val="3F3F3F"/>
          <w:szCs w:val="21"/>
        </w:rPr>
        <w:t>oschina</w:t>
      </w:r>
      <w:r>
        <w:rPr>
          <w:rFonts w:hint="eastAsia"/>
          <w:color w:val="3F3F3F"/>
          <w:szCs w:val="21"/>
        </w:rPr>
        <w:t>也广为人知。</w:t>
      </w:r>
    </w:p>
    <w:p w:rsidR="00631FCF" w:rsidRDefault="00631FCF" w:rsidP="00E027DA">
      <w:pPr>
        <w:widowControl/>
        <w:numPr>
          <w:ilvl w:val="0"/>
          <w:numId w:val="15"/>
        </w:numPr>
        <w:spacing w:line="240" w:lineRule="atLeast"/>
        <w:ind w:left="0" w:firstLine="0"/>
        <w:jc w:val="left"/>
        <w:rPr>
          <w:color w:val="3F3F3F"/>
          <w:szCs w:val="21"/>
        </w:rPr>
      </w:pPr>
      <w:r>
        <w:rPr>
          <w:rFonts w:hint="eastAsia"/>
          <w:color w:val="3F3F3F"/>
          <w:szCs w:val="21"/>
        </w:rPr>
        <w:t>创建一个版本库</w:t>
      </w:r>
    </w:p>
    <w:p w:rsidR="00631FCF" w:rsidRDefault="00631FCF" w:rsidP="00E027DA">
      <w:pPr>
        <w:spacing w:line="240" w:lineRule="atLeast"/>
        <w:rPr>
          <w:color w:val="3F3F3F"/>
          <w:szCs w:val="21"/>
        </w:rPr>
      </w:pPr>
      <w:r>
        <w:rPr>
          <w:rFonts w:hint="eastAsia"/>
          <w:color w:val="3F3F3F"/>
          <w:szCs w:val="21"/>
        </w:rPr>
        <w:t>创建一个文件夹</w:t>
      </w:r>
      <w:r>
        <w:rPr>
          <w:rFonts w:hint="eastAsia"/>
          <w:color w:val="3F3F3F"/>
          <w:szCs w:val="21"/>
        </w:rPr>
        <w:t>GitDemo</w:t>
      </w:r>
      <w:r>
        <w:rPr>
          <w:rFonts w:hint="eastAsia"/>
          <w:color w:val="3F3F3F"/>
          <w:szCs w:val="21"/>
        </w:rPr>
        <w:t>，然后</w:t>
      </w:r>
      <w:r>
        <w:rPr>
          <w:rFonts w:hint="eastAsia"/>
          <w:color w:val="3F3F3F"/>
          <w:szCs w:val="21"/>
        </w:rPr>
        <w:t xml:space="preserve">  </w:t>
      </w:r>
      <w:r>
        <w:rPr>
          <w:rFonts w:hint="eastAsia"/>
          <w:color w:val="3F3F3F"/>
          <w:szCs w:val="21"/>
        </w:rPr>
        <w:t>右键</w:t>
      </w:r>
      <w:r>
        <w:rPr>
          <w:rFonts w:hint="eastAsia"/>
          <w:color w:val="3F3F3F"/>
          <w:szCs w:val="21"/>
        </w:rPr>
        <w:t>--Git Create repository here...</w:t>
      </w:r>
    </w:p>
    <w:p w:rsidR="00631FCF" w:rsidRDefault="00631FCF" w:rsidP="00E027DA">
      <w:pPr>
        <w:spacing w:line="240" w:lineRule="atLeast"/>
        <w:rPr>
          <w:color w:val="3F3F3F"/>
          <w:szCs w:val="21"/>
        </w:rPr>
      </w:pPr>
      <w:r>
        <w:rPr>
          <w:noProof/>
          <w:color w:val="333333"/>
          <w:szCs w:val="21"/>
        </w:rPr>
        <w:lastRenderedPageBreak/>
        <w:drawing>
          <wp:inline distT="0" distB="0" distL="0" distR="0" wp14:anchorId="750EE5BB" wp14:editId="579022AE">
            <wp:extent cx="4638675" cy="4381500"/>
            <wp:effectExtent l="19050" t="0" r="9525" b="0"/>
            <wp:docPr id="122" name="图片 122" descr="技术分享">
              <a:hlinkClick xmlns:a="http://schemas.openxmlformats.org/drawingml/2006/main" r:id="rId13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 descr="技术分享">
                      <a:hlinkClick r:id="rId13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4381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1FCF" w:rsidRDefault="00631FCF" w:rsidP="00E027DA">
      <w:pPr>
        <w:spacing w:line="240" w:lineRule="atLeast"/>
        <w:rPr>
          <w:color w:val="3F3F3F"/>
          <w:szCs w:val="21"/>
        </w:rPr>
      </w:pPr>
    </w:p>
    <w:p w:rsidR="00631FCF" w:rsidRDefault="00631FCF" w:rsidP="00E027DA">
      <w:pPr>
        <w:spacing w:line="240" w:lineRule="atLeast"/>
        <w:rPr>
          <w:color w:val="3F3F3F"/>
          <w:szCs w:val="21"/>
        </w:rPr>
      </w:pPr>
      <w:r>
        <w:rPr>
          <w:noProof/>
          <w:color w:val="333333"/>
          <w:szCs w:val="21"/>
        </w:rPr>
        <w:drawing>
          <wp:inline distT="0" distB="0" distL="0" distR="0" wp14:anchorId="4F8F4ED8" wp14:editId="47D081F2">
            <wp:extent cx="4476750" cy="1781175"/>
            <wp:effectExtent l="19050" t="0" r="0" b="0"/>
            <wp:docPr id="123" name="图片 123" descr="技术分享">
              <a:hlinkClick xmlns:a="http://schemas.openxmlformats.org/drawingml/2006/main" r:id="rId14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 descr="技术分享">
                      <a:hlinkClick r:id="rId14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1781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1FCF" w:rsidRDefault="00631FCF" w:rsidP="00E027DA">
      <w:pPr>
        <w:spacing w:line="240" w:lineRule="atLeast"/>
        <w:rPr>
          <w:color w:val="3F3F3F"/>
          <w:szCs w:val="21"/>
        </w:rPr>
      </w:pPr>
      <w:r>
        <w:rPr>
          <w:rFonts w:hint="eastAsia"/>
          <w:color w:val="3F3F3F"/>
          <w:szCs w:val="21"/>
        </w:rPr>
        <w:t>此处不用勾选</w:t>
      </w:r>
      <w:r>
        <w:rPr>
          <w:rFonts w:hint="eastAsia"/>
          <w:color w:val="3F3F3F"/>
          <w:szCs w:val="21"/>
        </w:rPr>
        <w:t>Make is Bare</w:t>
      </w:r>
    </w:p>
    <w:p w:rsidR="00631FCF" w:rsidRDefault="00631FCF" w:rsidP="00E027DA">
      <w:pPr>
        <w:spacing w:line="240" w:lineRule="atLeast"/>
        <w:rPr>
          <w:color w:val="3F3F3F"/>
          <w:szCs w:val="21"/>
        </w:rPr>
      </w:pPr>
      <w:r>
        <w:rPr>
          <w:noProof/>
          <w:color w:val="333333"/>
          <w:szCs w:val="21"/>
        </w:rPr>
        <w:drawing>
          <wp:inline distT="0" distB="0" distL="0" distR="0" wp14:anchorId="2515F3B6" wp14:editId="56335BF1">
            <wp:extent cx="3838575" cy="1038225"/>
            <wp:effectExtent l="19050" t="0" r="9525" b="0"/>
            <wp:docPr id="124" name="图片 124" descr="技术分享">
              <a:hlinkClick xmlns:a="http://schemas.openxmlformats.org/drawingml/2006/main" r:id="rId14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 descr="技术分享">
                      <a:hlinkClick r:id="rId14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1038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1FCF" w:rsidRDefault="00631FCF" w:rsidP="00E027DA">
      <w:pPr>
        <w:spacing w:line="240" w:lineRule="atLeast"/>
        <w:rPr>
          <w:color w:val="3F3F3F"/>
          <w:szCs w:val="21"/>
        </w:rPr>
      </w:pPr>
      <w:r>
        <w:rPr>
          <w:rFonts w:hint="eastAsia"/>
          <w:color w:val="3F3F3F"/>
          <w:szCs w:val="21"/>
        </w:rPr>
        <w:t>确定后，在</w:t>
      </w:r>
      <w:r>
        <w:rPr>
          <w:rFonts w:hint="eastAsia"/>
          <w:color w:val="3F3F3F"/>
          <w:szCs w:val="21"/>
        </w:rPr>
        <w:t>GitDemo</w:t>
      </w:r>
      <w:r>
        <w:rPr>
          <w:rFonts w:hint="eastAsia"/>
          <w:color w:val="3F3F3F"/>
          <w:szCs w:val="21"/>
        </w:rPr>
        <w:t>文件夹下回多一个</w:t>
      </w:r>
      <w:r>
        <w:rPr>
          <w:rFonts w:hint="eastAsia"/>
          <w:color w:val="3F3F3F"/>
          <w:szCs w:val="21"/>
        </w:rPr>
        <w:t>.git</w:t>
      </w:r>
      <w:r>
        <w:rPr>
          <w:rFonts w:hint="eastAsia"/>
          <w:color w:val="3F3F3F"/>
          <w:szCs w:val="21"/>
        </w:rPr>
        <w:t>文件夹【电脑要设置为显示隐藏文件夹】</w:t>
      </w:r>
    </w:p>
    <w:p w:rsidR="00631FCF" w:rsidRDefault="00631FCF" w:rsidP="00E027DA">
      <w:pPr>
        <w:spacing w:line="240" w:lineRule="atLeast"/>
        <w:rPr>
          <w:color w:val="3F3F3F"/>
          <w:szCs w:val="21"/>
        </w:rPr>
      </w:pPr>
      <w:r>
        <w:rPr>
          <w:rFonts w:hint="eastAsia"/>
          <w:color w:val="3F3F3F"/>
          <w:szCs w:val="21"/>
        </w:rPr>
        <w:t>此文件夹，尽量不要乱修改或删除。</w:t>
      </w:r>
    </w:p>
    <w:p w:rsidR="00631FCF" w:rsidRDefault="00631FCF" w:rsidP="00E027DA">
      <w:pPr>
        <w:spacing w:line="240" w:lineRule="atLeast"/>
        <w:rPr>
          <w:color w:val="3F3F3F"/>
          <w:szCs w:val="21"/>
        </w:rPr>
      </w:pPr>
      <w:r>
        <w:rPr>
          <w:rFonts w:hint="eastAsia"/>
          <w:color w:val="3F3F3F"/>
          <w:szCs w:val="21"/>
        </w:rPr>
        <w:t>2.</w:t>
      </w:r>
      <w:r>
        <w:rPr>
          <w:rFonts w:hint="eastAsia"/>
          <w:color w:val="3F3F3F"/>
          <w:szCs w:val="21"/>
        </w:rPr>
        <w:t>创建一个文件，然后提交</w:t>
      </w:r>
      <w:r>
        <w:rPr>
          <w:rFonts w:hint="eastAsia"/>
          <w:color w:val="3F3F3F"/>
          <w:szCs w:val="21"/>
        </w:rPr>
        <w:t>(commit)</w:t>
      </w:r>
      <w:r>
        <w:rPr>
          <w:rFonts w:hint="eastAsia"/>
          <w:color w:val="3F3F3F"/>
          <w:szCs w:val="21"/>
        </w:rPr>
        <w:t>到版本库</w:t>
      </w:r>
      <w:r>
        <w:rPr>
          <w:rFonts w:hint="eastAsia"/>
          <w:color w:val="3F3F3F"/>
          <w:szCs w:val="21"/>
        </w:rPr>
        <w:t>[</w:t>
      </w:r>
      <w:r>
        <w:rPr>
          <w:rFonts w:hint="eastAsia"/>
          <w:color w:val="3F3F3F"/>
          <w:szCs w:val="21"/>
        </w:rPr>
        <w:t>这个操作可以在离线状态操作</w:t>
      </w:r>
      <w:r>
        <w:rPr>
          <w:rFonts w:hint="eastAsia"/>
          <w:color w:val="3F3F3F"/>
          <w:szCs w:val="21"/>
        </w:rPr>
        <w:t>]</w:t>
      </w:r>
    </w:p>
    <w:p w:rsidR="00631FCF" w:rsidRDefault="00631FCF" w:rsidP="00E027DA">
      <w:pPr>
        <w:spacing w:line="240" w:lineRule="atLeast"/>
        <w:rPr>
          <w:color w:val="3F3F3F"/>
          <w:szCs w:val="21"/>
        </w:rPr>
      </w:pPr>
      <w:r>
        <w:rPr>
          <w:noProof/>
          <w:color w:val="333333"/>
          <w:szCs w:val="21"/>
        </w:rPr>
        <w:lastRenderedPageBreak/>
        <w:drawing>
          <wp:inline distT="0" distB="0" distL="0" distR="0" wp14:anchorId="0B5B09B1" wp14:editId="3E8F764F">
            <wp:extent cx="5305425" cy="1685925"/>
            <wp:effectExtent l="19050" t="0" r="9525" b="0"/>
            <wp:docPr id="125" name="图片 125" descr="技术分享">
              <a:hlinkClick xmlns:a="http://schemas.openxmlformats.org/drawingml/2006/main" r:id="rId14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 descr="技术分享">
                      <a:hlinkClick r:id="rId14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168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1FCF" w:rsidRDefault="00631FCF" w:rsidP="00E027DA">
      <w:pPr>
        <w:spacing w:line="240" w:lineRule="atLeast"/>
        <w:rPr>
          <w:color w:val="3F3F3F"/>
          <w:szCs w:val="21"/>
        </w:rPr>
      </w:pPr>
      <w:r>
        <w:rPr>
          <w:rFonts w:hint="eastAsia"/>
          <w:color w:val="3F3F3F"/>
          <w:szCs w:val="21"/>
        </w:rPr>
        <w:t>2.1</w:t>
      </w:r>
      <w:r>
        <w:rPr>
          <w:rFonts w:hint="eastAsia"/>
          <w:color w:val="3F3F3F"/>
          <w:szCs w:val="21"/>
        </w:rPr>
        <w:t>选择</w:t>
      </w:r>
      <w:r>
        <w:rPr>
          <w:rFonts w:hint="eastAsia"/>
          <w:color w:val="3F3F3F"/>
          <w:szCs w:val="21"/>
        </w:rPr>
        <w:t>Git Commit-&gt;"master"</w:t>
      </w:r>
    </w:p>
    <w:p w:rsidR="00631FCF" w:rsidRDefault="00631FCF" w:rsidP="00E027DA">
      <w:pPr>
        <w:spacing w:line="240" w:lineRule="atLeast"/>
        <w:rPr>
          <w:color w:val="3F3F3F"/>
          <w:szCs w:val="21"/>
        </w:rPr>
      </w:pPr>
      <w:r>
        <w:rPr>
          <w:noProof/>
          <w:color w:val="333333"/>
          <w:szCs w:val="21"/>
        </w:rPr>
        <w:drawing>
          <wp:inline distT="0" distB="0" distL="0" distR="0" wp14:anchorId="20BA9895" wp14:editId="317C447A">
            <wp:extent cx="5057775" cy="3257550"/>
            <wp:effectExtent l="19050" t="0" r="9525" b="0"/>
            <wp:docPr id="126" name="图片 126" descr="技术分享">
              <a:hlinkClick xmlns:a="http://schemas.openxmlformats.org/drawingml/2006/main" r:id="rId14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 descr="技术分享">
                      <a:hlinkClick r:id="rId14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3257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1FCF" w:rsidRDefault="00631FCF" w:rsidP="00E027DA">
      <w:pPr>
        <w:spacing w:line="240" w:lineRule="atLeast"/>
        <w:rPr>
          <w:color w:val="3F3F3F"/>
          <w:szCs w:val="21"/>
        </w:rPr>
      </w:pPr>
      <w:r>
        <w:rPr>
          <w:rFonts w:hint="eastAsia"/>
          <w:color w:val="3F3F3F"/>
          <w:szCs w:val="21"/>
        </w:rPr>
        <w:t>2.2</w:t>
      </w:r>
      <w:r>
        <w:rPr>
          <w:rFonts w:hint="eastAsia"/>
          <w:color w:val="3F3F3F"/>
          <w:szCs w:val="21"/>
        </w:rPr>
        <w:t>填写</w:t>
      </w:r>
      <w:r>
        <w:rPr>
          <w:rFonts w:hint="eastAsia"/>
          <w:color w:val="3F3F3F"/>
          <w:szCs w:val="21"/>
        </w:rPr>
        <w:t>message</w:t>
      </w:r>
      <w:r>
        <w:rPr>
          <w:rFonts w:hint="eastAsia"/>
          <w:color w:val="3F3F3F"/>
          <w:szCs w:val="21"/>
        </w:rPr>
        <w:t>，勾选要</w:t>
      </w:r>
      <w:r>
        <w:rPr>
          <w:rFonts w:hint="eastAsia"/>
          <w:color w:val="3F3F3F"/>
          <w:szCs w:val="21"/>
        </w:rPr>
        <w:t>commit</w:t>
      </w:r>
      <w:r>
        <w:rPr>
          <w:rFonts w:hint="eastAsia"/>
          <w:color w:val="3F3F3F"/>
          <w:szCs w:val="21"/>
        </w:rPr>
        <w:t>的文件，然后点击</w:t>
      </w:r>
      <w:r>
        <w:rPr>
          <w:rFonts w:hint="eastAsia"/>
          <w:color w:val="3F3F3F"/>
          <w:szCs w:val="21"/>
        </w:rPr>
        <w:t>OK</w:t>
      </w:r>
      <w:r>
        <w:rPr>
          <w:rFonts w:hint="eastAsia"/>
          <w:color w:val="3F3F3F"/>
          <w:szCs w:val="21"/>
        </w:rPr>
        <w:t>。会在弹出一个窗口点击</w:t>
      </w:r>
      <w:r>
        <w:rPr>
          <w:rFonts w:hint="eastAsia"/>
          <w:color w:val="3F3F3F"/>
          <w:szCs w:val="21"/>
        </w:rPr>
        <w:t>close</w:t>
      </w:r>
      <w:r>
        <w:rPr>
          <w:rFonts w:hint="eastAsia"/>
          <w:color w:val="3F3F3F"/>
          <w:szCs w:val="21"/>
        </w:rPr>
        <w:t>即可。</w:t>
      </w:r>
    </w:p>
    <w:p w:rsidR="00631FCF" w:rsidRDefault="00631FCF" w:rsidP="00E027DA">
      <w:pPr>
        <w:spacing w:line="240" w:lineRule="atLeast"/>
        <w:rPr>
          <w:color w:val="3F3F3F"/>
          <w:szCs w:val="21"/>
        </w:rPr>
      </w:pPr>
      <w:r>
        <w:rPr>
          <w:noProof/>
          <w:color w:val="333333"/>
          <w:szCs w:val="21"/>
        </w:rPr>
        <w:lastRenderedPageBreak/>
        <w:drawing>
          <wp:inline distT="0" distB="0" distL="0" distR="0" wp14:anchorId="075BC694" wp14:editId="66DDCF77">
            <wp:extent cx="5286375" cy="5105400"/>
            <wp:effectExtent l="19050" t="0" r="9525" b="0"/>
            <wp:docPr id="127" name="图片 127" descr="技术分享">
              <a:hlinkClick xmlns:a="http://schemas.openxmlformats.org/drawingml/2006/main" r:id="rId14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 descr="技术分享">
                      <a:hlinkClick r:id="rId14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510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1FCF" w:rsidRDefault="00631FCF" w:rsidP="00E027DA">
      <w:pPr>
        <w:spacing w:line="240" w:lineRule="atLeast"/>
        <w:rPr>
          <w:color w:val="3F3F3F"/>
          <w:szCs w:val="21"/>
        </w:rPr>
      </w:pPr>
      <w:r>
        <w:rPr>
          <w:rFonts w:hint="eastAsia"/>
          <w:color w:val="3F3F3F"/>
          <w:szCs w:val="21"/>
        </w:rPr>
        <w:t>3.</w:t>
      </w:r>
      <w:r>
        <w:rPr>
          <w:rFonts w:hint="eastAsia"/>
          <w:color w:val="3F3F3F"/>
          <w:szCs w:val="21"/>
        </w:rPr>
        <w:t>然后在</w:t>
      </w:r>
      <w:r>
        <w:rPr>
          <w:rFonts w:hint="eastAsia"/>
          <w:color w:val="3F3F3F"/>
          <w:szCs w:val="21"/>
        </w:rPr>
        <w:t>program</w:t>
      </w:r>
      <w:r>
        <w:rPr>
          <w:rFonts w:hint="eastAsia"/>
          <w:color w:val="3F3F3F"/>
          <w:szCs w:val="21"/>
        </w:rPr>
        <w:t>中添加一个新的方法</w:t>
      </w:r>
      <w:r>
        <w:rPr>
          <w:rFonts w:hint="eastAsia"/>
          <w:color w:val="3F3F3F"/>
          <w:szCs w:val="21"/>
        </w:rPr>
        <w:t>method</w:t>
      </w:r>
      <w:r>
        <w:rPr>
          <w:rFonts w:hint="eastAsia"/>
          <w:color w:val="3F3F3F"/>
          <w:szCs w:val="21"/>
        </w:rPr>
        <w:t>。当文件代码改变，那么文件会显示为一个红色感叹号</w:t>
      </w:r>
    </w:p>
    <w:p w:rsidR="00631FCF" w:rsidRDefault="00631FCF" w:rsidP="00E027DA">
      <w:pPr>
        <w:spacing w:line="240" w:lineRule="atLeast"/>
        <w:rPr>
          <w:color w:val="3F3F3F"/>
          <w:szCs w:val="21"/>
        </w:rPr>
      </w:pPr>
      <w:r>
        <w:rPr>
          <w:noProof/>
          <w:color w:val="333333"/>
          <w:szCs w:val="21"/>
        </w:rPr>
        <w:drawing>
          <wp:inline distT="0" distB="0" distL="0" distR="0" wp14:anchorId="666CEECE" wp14:editId="7C124839">
            <wp:extent cx="6191250" cy="2352675"/>
            <wp:effectExtent l="19050" t="0" r="0" b="0"/>
            <wp:docPr id="128" name="图片 128" descr="技术分享">
              <a:hlinkClick xmlns:a="http://schemas.openxmlformats.org/drawingml/2006/main" r:id="rId15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 descr="技术分享">
                      <a:hlinkClick r:id="rId15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2352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1FCF" w:rsidRDefault="00631FCF" w:rsidP="00E027DA">
      <w:pPr>
        <w:spacing w:line="240" w:lineRule="atLeast"/>
        <w:rPr>
          <w:color w:val="3F3F3F"/>
          <w:szCs w:val="21"/>
        </w:rPr>
      </w:pPr>
      <w:r>
        <w:rPr>
          <w:rFonts w:hint="eastAsia"/>
          <w:color w:val="3F3F3F"/>
          <w:szCs w:val="21"/>
        </w:rPr>
        <w:t>4.</w:t>
      </w:r>
      <w:r>
        <w:rPr>
          <w:rFonts w:hint="eastAsia"/>
          <w:color w:val="3F3F3F"/>
          <w:szCs w:val="21"/>
        </w:rPr>
        <w:t>将新增的代码，提交到版本库中，参考</w:t>
      </w:r>
      <w:r>
        <w:rPr>
          <w:rFonts w:hint="eastAsia"/>
          <w:color w:val="3F3F3F"/>
          <w:szCs w:val="21"/>
        </w:rPr>
        <w:t>2.1</w:t>
      </w:r>
      <w:r>
        <w:rPr>
          <w:rFonts w:hint="eastAsia"/>
          <w:color w:val="3F3F3F"/>
          <w:szCs w:val="21"/>
        </w:rPr>
        <w:t>和</w:t>
      </w:r>
      <w:r>
        <w:rPr>
          <w:rFonts w:hint="eastAsia"/>
          <w:color w:val="3F3F3F"/>
          <w:szCs w:val="21"/>
        </w:rPr>
        <w:t>2.2</w:t>
      </w:r>
      <w:r>
        <w:rPr>
          <w:rFonts w:hint="eastAsia"/>
          <w:color w:val="3F3F3F"/>
          <w:szCs w:val="21"/>
        </w:rPr>
        <w:t>步。</w:t>
      </w:r>
    </w:p>
    <w:p w:rsidR="00631FCF" w:rsidRDefault="00631FCF" w:rsidP="00E027DA">
      <w:pPr>
        <w:spacing w:line="240" w:lineRule="atLeast"/>
        <w:rPr>
          <w:color w:val="3F3F3F"/>
          <w:szCs w:val="21"/>
        </w:rPr>
      </w:pPr>
      <w:r>
        <w:rPr>
          <w:rFonts w:hint="eastAsia"/>
          <w:color w:val="3F3F3F"/>
          <w:szCs w:val="21"/>
        </w:rPr>
        <w:t>5.</w:t>
      </w:r>
      <w:r>
        <w:rPr>
          <w:rFonts w:hint="eastAsia"/>
          <w:color w:val="3F3F3F"/>
          <w:szCs w:val="21"/>
        </w:rPr>
        <w:t>查看日志</w:t>
      </w:r>
    </w:p>
    <w:p w:rsidR="00631FCF" w:rsidRDefault="00631FCF" w:rsidP="00E027DA">
      <w:pPr>
        <w:spacing w:line="240" w:lineRule="atLeast"/>
        <w:rPr>
          <w:color w:val="3F3F3F"/>
          <w:szCs w:val="21"/>
        </w:rPr>
      </w:pPr>
      <w:r>
        <w:rPr>
          <w:noProof/>
          <w:color w:val="333333"/>
          <w:szCs w:val="21"/>
        </w:rPr>
        <w:lastRenderedPageBreak/>
        <w:drawing>
          <wp:inline distT="0" distB="0" distL="0" distR="0" wp14:anchorId="6469A86B" wp14:editId="446EF87F">
            <wp:extent cx="5734050" cy="4305300"/>
            <wp:effectExtent l="19050" t="0" r="0" b="0"/>
            <wp:docPr id="129" name="图片 129" descr="技术分享">
              <a:hlinkClick xmlns:a="http://schemas.openxmlformats.org/drawingml/2006/main" r:id="rId15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 descr="技术分享">
                      <a:hlinkClick r:id="rId15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305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1FCF" w:rsidRDefault="00631FCF" w:rsidP="00E027DA">
      <w:pPr>
        <w:spacing w:line="240" w:lineRule="atLeast"/>
        <w:rPr>
          <w:color w:val="3F3F3F"/>
          <w:szCs w:val="21"/>
        </w:rPr>
      </w:pPr>
      <w:r>
        <w:rPr>
          <w:rFonts w:hint="eastAsia"/>
          <w:color w:val="3F3F3F"/>
          <w:szCs w:val="21"/>
        </w:rPr>
        <w:t>在日志中，文件更改的信息，都很清楚。</w:t>
      </w:r>
    </w:p>
    <w:p w:rsidR="00631FCF" w:rsidRDefault="00631FCF" w:rsidP="00E027DA">
      <w:pPr>
        <w:spacing w:line="240" w:lineRule="atLeast"/>
        <w:rPr>
          <w:color w:val="3F3F3F"/>
          <w:szCs w:val="21"/>
        </w:rPr>
      </w:pPr>
      <w:r>
        <w:rPr>
          <w:noProof/>
          <w:color w:val="333333"/>
          <w:szCs w:val="21"/>
        </w:rPr>
        <w:lastRenderedPageBreak/>
        <w:drawing>
          <wp:inline distT="0" distB="0" distL="0" distR="0" wp14:anchorId="704001FE" wp14:editId="62994FA7">
            <wp:extent cx="6181725" cy="5495925"/>
            <wp:effectExtent l="19050" t="0" r="9525" b="0"/>
            <wp:docPr id="130" name="图片 130" descr="技术分享">
              <a:hlinkClick xmlns:a="http://schemas.openxmlformats.org/drawingml/2006/main" r:id="rId15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 descr="技术分享">
                      <a:hlinkClick r:id="rId15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549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1FCF" w:rsidRDefault="00631FCF" w:rsidP="00E027DA">
      <w:pPr>
        <w:spacing w:line="240" w:lineRule="atLeast"/>
        <w:rPr>
          <w:color w:val="3F3F3F"/>
          <w:szCs w:val="21"/>
        </w:rPr>
      </w:pPr>
      <w:r>
        <w:rPr>
          <w:rFonts w:hint="eastAsia"/>
          <w:color w:val="3F3F3F"/>
          <w:szCs w:val="21"/>
        </w:rPr>
        <w:t>6.</w:t>
      </w:r>
      <w:r>
        <w:rPr>
          <w:rFonts w:hint="eastAsia"/>
          <w:color w:val="3F3F3F"/>
          <w:szCs w:val="21"/>
        </w:rPr>
        <w:t>将代码推送</w:t>
      </w:r>
      <w:r>
        <w:rPr>
          <w:rFonts w:hint="eastAsia"/>
          <w:color w:val="3F3F3F"/>
          <w:szCs w:val="21"/>
        </w:rPr>
        <w:t>(push)</w:t>
      </w:r>
      <w:r>
        <w:rPr>
          <w:rFonts w:hint="eastAsia"/>
          <w:color w:val="3F3F3F"/>
          <w:szCs w:val="21"/>
        </w:rPr>
        <w:t>到云端，例如：</w:t>
      </w:r>
      <w:r>
        <w:rPr>
          <w:rFonts w:hint="eastAsia"/>
          <w:color w:val="3F3F3F"/>
          <w:szCs w:val="21"/>
        </w:rPr>
        <w:t>github</w:t>
      </w:r>
      <w:r>
        <w:rPr>
          <w:rFonts w:hint="eastAsia"/>
          <w:color w:val="3F3F3F"/>
          <w:szCs w:val="21"/>
        </w:rPr>
        <w:t>、</w:t>
      </w:r>
      <w:r>
        <w:rPr>
          <w:rFonts w:hint="eastAsia"/>
          <w:color w:val="3F3F3F"/>
          <w:szCs w:val="21"/>
        </w:rPr>
        <w:t>oschina</w:t>
      </w:r>
      <w:r>
        <w:rPr>
          <w:rFonts w:hint="eastAsia"/>
          <w:color w:val="3F3F3F"/>
          <w:szCs w:val="21"/>
        </w:rPr>
        <w:t>上面</w:t>
      </w:r>
    </w:p>
    <w:p w:rsidR="00631FCF" w:rsidRDefault="00631FCF" w:rsidP="00E027DA">
      <w:pPr>
        <w:spacing w:line="240" w:lineRule="atLeast"/>
        <w:rPr>
          <w:color w:val="3F3F3F"/>
          <w:szCs w:val="21"/>
        </w:rPr>
      </w:pPr>
      <w:r>
        <w:rPr>
          <w:rFonts w:hint="eastAsia"/>
          <w:color w:val="3F3F3F"/>
          <w:szCs w:val="21"/>
        </w:rPr>
        <w:t>   6.1:</w:t>
      </w:r>
      <w:r>
        <w:rPr>
          <w:rFonts w:hint="eastAsia"/>
          <w:color w:val="3F3F3F"/>
          <w:szCs w:val="21"/>
        </w:rPr>
        <w:t>在</w:t>
      </w:r>
      <w:r>
        <w:rPr>
          <w:rFonts w:hint="eastAsia"/>
          <w:color w:val="3F3F3F"/>
          <w:szCs w:val="21"/>
        </w:rPr>
        <w:t>oschina</w:t>
      </w:r>
      <w:r>
        <w:rPr>
          <w:rFonts w:hint="eastAsia"/>
          <w:color w:val="3F3F3F"/>
          <w:szCs w:val="21"/>
        </w:rPr>
        <w:t>上新建一个项目</w:t>
      </w:r>
      <w:r>
        <w:rPr>
          <w:rFonts w:hint="eastAsia"/>
          <w:color w:val="3F3F3F"/>
          <w:szCs w:val="21"/>
        </w:rPr>
        <w:t>,</w:t>
      </w:r>
      <w:r>
        <w:rPr>
          <w:rFonts w:hint="eastAsia"/>
          <w:color w:val="3F3F3F"/>
          <w:szCs w:val="21"/>
        </w:rPr>
        <w:t>进入</w:t>
      </w:r>
      <w:r>
        <w:rPr>
          <w:rFonts w:hint="eastAsia"/>
          <w:color w:val="3F3F3F"/>
          <w:szCs w:val="21"/>
        </w:rPr>
        <w:t>oschina--&gt;Git@OSC--&gt;</w:t>
      </w:r>
      <w:r>
        <w:rPr>
          <w:rFonts w:hint="eastAsia"/>
          <w:color w:val="3F3F3F"/>
          <w:szCs w:val="21"/>
        </w:rPr>
        <w:t>新建项目</w:t>
      </w:r>
    </w:p>
    <w:p w:rsidR="00631FCF" w:rsidRDefault="00631FCF" w:rsidP="00E027DA">
      <w:pPr>
        <w:spacing w:line="240" w:lineRule="atLeast"/>
        <w:rPr>
          <w:color w:val="3F3F3F"/>
          <w:szCs w:val="21"/>
        </w:rPr>
      </w:pPr>
      <w:r>
        <w:rPr>
          <w:noProof/>
          <w:color w:val="333333"/>
          <w:szCs w:val="21"/>
        </w:rPr>
        <w:lastRenderedPageBreak/>
        <w:drawing>
          <wp:inline distT="0" distB="0" distL="0" distR="0" wp14:anchorId="2E91A68A" wp14:editId="24AED30D">
            <wp:extent cx="6191250" cy="3533775"/>
            <wp:effectExtent l="19050" t="0" r="0" b="0"/>
            <wp:docPr id="131" name="图片 131" descr="技术分享">
              <a:hlinkClick xmlns:a="http://schemas.openxmlformats.org/drawingml/2006/main" r:id="rId15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 descr="技术分享">
                      <a:hlinkClick r:id="rId15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3533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1FCF" w:rsidRDefault="00631FCF" w:rsidP="00E027DA">
      <w:pPr>
        <w:spacing w:line="240" w:lineRule="atLeast"/>
        <w:rPr>
          <w:color w:val="3F3F3F"/>
          <w:szCs w:val="21"/>
        </w:rPr>
      </w:pPr>
      <w:r>
        <w:rPr>
          <w:rFonts w:hint="eastAsia"/>
          <w:color w:val="3F3F3F"/>
          <w:szCs w:val="21"/>
        </w:rPr>
        <w:t>点击创建项目，下图的红框就是项目的</w:t>
      </w:r>
      <w:r>
        <w:rPr>
          <w:rFonts w:hint="eastAsia"/>
          <w:color w:val="3F3F3F"/>
          <w:szCs w:val="21"/>
        </w:rPr>
        <w:t>URL</w:t>
      </w:r>
      <w:r>
        <w:rPr>
          <w:rFonts w:hint="eastAsia"/>
          <w:color w:val="3F3F3F"/>
          <w:szCs w:val="21"/>
        </w:rPr>
        <w:t>了</w:t>
      </w:r>
    </w:p>
    <w:p w:rsidR="00631FCF" w:rsidRDefault="00631FCF" w:rsidP="00E027DA">
      <w:pPr>
        <w:spacing w:line="240" w:lineRule="atLeast"/>
        <w:rPr>
          <w:color w:val="3F3F3F"/>
          <w:szCs w:val="21"/>
        </w:rPr>
      </w:pPr>
      <w:r>
        <w:rPr>
          <w:noProof/>
          <w:color w:val="333333"/>
          <w:szCs w:val="21"/>
        </w:rPr>
        <w:drawing>
          <wp:inline distT="0" distB="0" distL="0" distR="0" wp14:anchorId="61E3682C" wp14:editId="6C2040A4">
            <wp:extent cx="6191250" cy="1771650"/>
            <wp:effectExtent l="19050" t="0" r="0" b="0"/>
            <wp:docPr id="132" name="图片 132" descr="技术分享">
              <a:hlinkClick xmlns:a="http://schemas.openxmlformats.org/drawingml/2006/main" r:id="rId15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 descr="技术分享">
                      <a:hlinkClick r:id="rId15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1771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1FCF" w:rsidRDefault="00631FCF" w:rsidP="00E027DA">
      <w:pPr>
        <w:spacing w:line="240" w:lineRule="atLeast"/>
        <w:rPr>
          <w:color w:val="3F3F3F"/>
          <w:szCs w:val="21"/>
        </w:rPr>
      </w:pPr>
      <w:r>
        <w:rPr>
          <w:rFonts w:hint="eastAsia"/>
          <w:color w:val="3F3F3F"/>
          <w:szCs w:val="21"/>
        </w:rPr>
        <w:t>6.2</w:t>
      </w:r>
      <w:r>
        <w:rPr>
          <w:rFonts w:hint="eastAsia"/>
          <w:color w:val="3F3F3F"/>
          <w:szCs w:val="21"/>
        </w:rPr>
        <w:t>将电脑得代码</w:t>
      </w:r>
      <w:r>
        <w:rPr>
          <w:rFonts w:hint="eastAsia"/>
          <w:color w:val="3F3F3F"/>
          <w:szCs w:val="21"/>
        </w:rPr>
        <w:t>push</w:t>
      </w:r>
      <w:r>
        <w:rPr>
          <w:rFonts w:hint="eastAsia"/>
          <w:color w:val="3F3F3F"/>
          <w:szCs w:val="21"/>
        </w:rPr>
        <w:t>到云端。</w:t>
      </w:r>
    </w:p>
    <w:p w:rsidR="00631FCF" w:rsidRDefault="00631FCF" w:rsidP="00E027DA">
      <w:pPr>
        <w:spacing w:line="240" w:lineRule="atLeast"/>
        <w:rPr>
          <w:color w:val="3F3F3F"/>
          <w:szCs w:val="21"/>
        </w:rPr>
      </w:pPr>
      <w:r>
        <w:rPr>
          <w:rFonts w:hint="eastAsia"/>
          <w:color w:val="3F3F3F"/>
          <w:szCs w:val="21"/>
        </w:rPr>
        <w:t>右键</w:t>
      </w:r>
      <w:r>
        <w:rPr>
          <w:rFonts w:hint="eastAsia"/>
          <w:color w:val="3F3F3F"/>
          <w:szCs w:val="21"/>
        </w:rPr>
        <w:t>--&gt;tortoiseGit--&gt;push</w:t>
      </w:r>
    </w:p>
    <w:p w:rsidR="00631FCF" w:rsidRDefault="00631FCF" w:rsidP="00E027DA">
      <w:pPr>
        <w:spacing w:line="240" w:lineRule="atLeast"/>
        <w:rPr>
          <w:color w:val="3F3F3F"/>
          <w:szCs w:val="21"/>
        </w:rPr>
      </w:pPr>
      <w:r>
        <w:rPr>
          <w:noProof/>
          <w:color w:val="333333"/>
          <w:szCs w:val="21"/>
        </w:rPr>
        <w:lastRenderedPageBreak/>
        <w:drawing>
          <wp:inline distT="0" distB="0" distL="0" distR="0" wp14:anchorId="2C5CB98F" wp14:editId="7C475EAA">
            <wp:extent cx="4686300" cy="4705350"/>
            <wp:effectExtent l="19050" t="0" r="0" b="0"/>
            <wp:docPr id="133" name="图片 133" descr="技术分享">
              <a:hlinkClick xmlns:a="http://schemas.openxmlformats.org/drawingml/2006/main" r:id="rId16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 descr="技术分享">
                      <a:hlinkClick r:id="rId16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4705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1FCF" w:rsidRDefault="00631FCF" w:rsidP="00E027DA">
      <w:pPr>
        <w:spacing w:line="240" w:lineRule="atLeast"/>
        <w:rPr>
          <w:color w:val="3F3F3F"/>
          <w:szCs w:val="21"/>
        </w:rPr>
      </w:pPr>
      <w:r>
        <w:rPr>
          <w:rFonts w:hint="eastAsia"/>
          <w:color w:val="3F3F3F"/>
          <w:szCs w:val="21"/>
        </w:rPr>
        <w:t>设置好</w:t>
      </w:r>
      <w:r>
        <w:rPr>
          <w:rFonts w:hint="eastAsia"/>
          <w:color w:val="3F3F3F"/>
          <w:szCs w:val="21"/>
        </w:rPr>
        <w:t>URL</w:t>
      </w:r>
      <w:r>
        <w:rPr>
          <w:rFonts w:hint="eastAsia"/>
          <w:color w:val="3F3F3F"/>
          <w:szCs w:val="21"/>
        </w:rPr>
        <w:t>，确定。然后开始</w:t>
      </w:r>
      <w:r>
        <w:rPr>
          <w:rFonts w:hint="eastAsia"/>
          <w:color w:val="3F3F3F"/>
          <w:szCs w:val="21"/>
        </w:rPr>
        <w:t>push</w:t>
      </w:r>
      <w:r>
        <w:rPr>
          <w:rFonts w:hint="eastAsia"/>
          <w:color w:val="3F3F3F"/>
          <w:szCs w:val="21"/>
        </w:rPr>
        <w:t>，输入用户名，输入密码就</w:t>
      </w:r>
      <w:r>
        <w:rPr>
          <w:rFonts w:hint="eastAsia"/>
          <w:color w:val="3F3F3F"/>
          <w:szCs w:val="21"/>
        </w:rPr>
        <w:t>OK</w:t>
      </w:r>
      <w:r>
        <w:rPr>
          <w:rFonts w:hint="eastAsia"/>
          <w:color w:val="3F3F3F"/>
          <w:szCs w:val="21"/>
        </w:rPr>
        <w:t>了</w:t>
      </w:r>
    </w:p>
    <w:p w:rsidR="00631FCF" w:rsidRDefault="00631FCF" w:rsidP="00E027DA">
      <w:pPr>
        <w:spacing w:line="240" w:lineRule="atLeast"/>
        <w:rPr>
          <w:color w:val="3F3F3F"/>
          <w:szCs w:val="21"/>
        </w:rPr>
      </w:pPr>
      <w:r>
        <w:rPr>
          <w:noProof/>
          <w:color w:val="333333"/>
          <w:szCs w:val="21"/>
        </w:rPr>
        <w:lastRenderedPageBreak/>
        <w:drawing>
          <wp:inline distT="0" distB="0" distL="0" distR="0" wp14:anchorId="5907970B" wp14:editId="133A616F">
            <wp:extent cx="6191250" cy="5591175"/>
            <wp:effectExtent l="19050" t="0" r="0" b="0"/>
            <wp:docPr id="134" name="图片 134" descr="技术分享">
              <a:hlinkClick xmlns:a="http://schemas.openxmlformats.org/drawingml/2006/main" r:id="rId16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 descr="技术分享">
                      <a:hlinkClick r:id="rId16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5591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1FCF" w:rsidRDefault="00631FCF" w:rsidP="00E027DA">
      <w:pPr>
        <w:spacing w:line="240" w:lineRule="atLeast"/>
        <w:rPr>
          <w:color w:val="3F3F3F"/>
          <w:szCs w:val="21"/>
        </w:rPr>
      </w:pPr>
      <w:r>
        <w:rPr>
          <w:rFonts w:hint="eastAsia"/>
          <w:color w:val="3F3F3F"/>
          <w:szCs w:val="21"/>
        </w:rPr>
        <w:t>输入用户名，后面还要输入密码，然后等待成功。</w:t>
      </w:r>
    </w:p>
    <w:p w:rsidR="00631FCF" w:rsidRDefault="00631FCF" w:rsidP="00E027DA">
      <w:pPr>
        <w:spacing w:line="240" w:lineRule="atLeast"/>
        <w:rPr>
          <w:color w:val="3F3F3F"/>
          <w:szCs w:val="21"/>
        </w:rPr>
      </w:pPr>
      <w:r>
        <w:rPr>
          <w:noProof/>
          <w:color w:val="333333"/>
          <w:szCs w:val="21"/>
        </w:rPr>
        <w:lastRenderedPageBreak/>
        <w:drawing>
          <wp:inline distT="0" distB="0" distL="0" distR="0" wp14:anchorId="41B88A09" wp14:editId="5F944346">
            <wp:extent cx="4886325" cy="3295650"/>
            <wp:effectExtent l="19050" t="0" r="9525" b="0"/>
            <wp:docPr id="135" name="图片 135" descr="技术分享">
              <a:hlinkClick xmlns:a="http://schemas.openxmlformats.org/drawingml/2006/main" r:id="rId16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 descr="技术分享">
                      <a:hlinkClick r:id="rId16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3295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1FCF" w:rsidRDefault="00631FCF" w:rsidP="00E027DA">
      <w:pPr>
        <w:spacing w:line="240" w:lineRule="atLeast"/>
        <w:rPr>
          <w:color w:val="3F3F3F"/>
          <w:szCs w:val="21"/>
        </w:rPr>
      </w:pPr>
      <w:r>
        <w:rPr>
          <w:rFonts w:hint="eastAsia"/>
          <w:color w:val="3F3F3F"/>
          <w:szCs w:val="21"/>
        </w:rPr>
        <w:t>6.3</w:t>
      </w:r>
      <w:r>
        <w:rPr>
          <w:rFonts w:hint="eastAsia"/>
          <w:color w:val="3F3F3F"/>
          <w:szCs w:val="21"/>
        </w:rPr>
        <w:t>成功后，我们去</w:t>
      </w:r>
      <w:r>
        <w:rPr>
          <w:rFonts w:hint="eastAsia"/>
          <w:color w:val="3F3F3F"/>
          <w:szCs w:val="21"/>
        </w:rPr>
        <w:t>oschina</w:t>
      </w:r>
      <w:r>
        <w:rPr>
          <w:rFonts w:hint="eastAsia"/>
          <w:color w:val="3F3F3F"/>
          <w:szCs w:val="21"/>
        </w:rPr>
        <w:t>上看看</w:t>
      </w:r>
      <w:r>
        <w:rPr>
          <w:rFonts w:hint="eastAsia"/>
          <w:color w:val="3F3F3F"/>
          <w:szCs w:val="21"/>
        </w:rPr>
        <w:t>push</w:t>
      </w:r>
      <w:r>
        <w:rPr>
          <w:rFonts w:hint="eastAsia"/>
          <w:color w:val="3F3F3F"/>
          <w:szCs w:val="21"/>
        </w:rPr>
        <w:t>的项目吧</w:t>
      </w:r>
    </w:p>
    <w:p w:rsidR="00631FCF" w:rsidRDefault="00631FCF" w:rsidP="00E027DA">
      <w:pPr>
        <w:spacing w:line="240" w:lineRule="atLeast"/>
        <w:rPr>
          <w:color w:val="3F3F3F"/>
          <w:szCs w:val="21"/>
        </w:rPr>
      </w:pPr>
      <w:r>
        <w:rPr>
          <w:noProof/>
          <w:color w:val="333333"/>
          <w:szCs w:val="21"/>
        </w:rPr>
        <w:drawing>
          <wp:inline distT="0" distB="0" distL="0" distR="0" wp14:anchorId="55E5C39F" wp14:editId="6A8E99E1">
            <wp:extent cx="9725025" cy="3905250"/>
            <wp:effectExtent l="19050" t="0" r="9525" b="0"/>
            <wp:docPr id="136" name="图片 136" descr="技术分享">
              <a:hlinkClick xmlns:a="http://schemas.openxmlformats.org/drawingml/2006/main" r:id="rId16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 descr="技术分享">
                      <a:hlinkClick r:id="rId16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25025" cy="3905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1FCF" w:rsidRDefault="00631FCF" w:rsidP="00E027DA">
      <w:pPr>
        <w:spacing w:line="240" w:lineRule="atLeast"/>
        <w:rPr>
          <w:color w:val="3F3F3F"/>
          <w:szCs w:val="21"/>
        </w:rPr>
      </w:pPr>
      <w:r>
        <w:rPr>
          <w:rFonts w:hint="eastAsia"/>
          <w:color w:val="3F3F3F"/>
          <w:szCs w:val="21"/>
        </w:rPr>
        <w:t>7.git</w:t>
      </w:r>
      <w:r>
        <w:rPr>
          <w:rFonts w:hint="eastAsia"/>
          <w:color w:val="3F3F3F"/>
          <w:szCs w:val="21"/>
        </w:rPr>
        <w:t>还有个特别好用的功能，分支。</w:t>
      </w:r>
    </w:p>
    <w:p w:rsidR="00631FCF" w:rsidRDefault="00631FCF" w:rsidP="00E027DA">
      <w:pPr>
        <w:spacing w:line="240" w:lineRule="atLeast"/>
        <w:rPr>
          <w:color w:val="3F3F3F"/>
          <w:szCs w:val="21"/>
        </w:rPr>
      </w:pPr>
      <w:r>
        <w:rPr>
          <w:rFonts w:hint="eastAsia"/>
          <w:color w:val="3F3F3F"/>
          <w:szCs w:val="21"/>
        </w:rPr>
        <w:t>发现问题：你代码写了很多，运行</w:t>
      </w:r>
      <w:r>
        <w:rPr>
          <w:rFonts w:hint="eastAsia"/>
          <w:color w:val="3F3F3F"/>
          <w:szCs w:val="21"/>
        </w:rPr>
        <w:t>OK</w:t>
      </w:r>
      <w:r>
        <w:rPr>
          <w:rFonts w:hint="eastAsia"/>
          <w:color w:val="3F3F3F"/>
          <w:szCs w:val="21"/>
        </w:rPr>
        <w:t>；但是突然想加个新功能进去，这个功能你也不知道能否正常运行，而且修改过程中，除了新加代码和文件进去，还会修改以前的代码。要是万一失败，修改回来也是一种很麻烦的事情。这种时候很多人就用备份方式。来看看</w:t>
      </w:r>
      <w:r>
        <w:rPr>
          <w:rFonts w:hint="eastAsia"/>
          <w:color w:val="3F3F3F"/>
          <w:szCs w:val="21"/>
        </w:rPr>
        <w:t>git</w:t>
      </w:r>
      <w:r>
        <w:rPr>
          <w:rFonts w:hint="eastAsia"/>
          <w:color w:val="3F3F3F"/>
          <w:szCs w:val="21"/>
        </w:rPr>
        <w:t>是怎么优雅的处理这个问题的。</w:t>
      </w:r>
    </w:p>
    <w:p w:rsidR="00631FCF" w:rsidRDefault="00631FCF" w:rsidP="00E027DA">
      <w:pPr>
        <w:spacing w:line="240" w:lineRule="atLeast"/>
        <w:rPr>
          <w:color w:val="3F3F3F"/>
          <w:szCs w:val="21"/>
        </w:rPr>
      </w:pPr>
      <w:r>
        <w:rPr>
          <w:rFonts w:hint="eastAsia"/>
          <w:color w:val="3F3F3F"/>
          <w:szCs w:val="21"/>
        </w:rPr>
        <w:t>git</w:t>
      </w:r>
      <w:r>
        <w:rPr>
          <w:rFonts w:hint="eastAsia"/>
          <w:color w:val="3F3F3F"/>
          <w:szCs w:val="21"/>
        </w:rPr>
        <w:t>的处理方式：当你想加一个新功能进去的时候，你可以新建一个分支，例如名字叫</w:t>
      </w:r>
      <w:r>
        <w:rPr>
          <w:rFonts w:hint="eastAsia"/>
          <w:color w:val="3F3F3F"/>
          <w:szCs w:val="21"/>
        </w:rPr>
        <w:lastRenderedPageBreak/>
        <w:t>newfunction</w:t>
      </w:r>
      <w:r>
        <w:rPr>
          <w:rFonts w:hint="eastAsia"/>
          <w:color w:val="3F3F3F"/>
          <w:szCs w:val="21"/>
        </w:rPr>
        <w:t>，然后在分支中把新功能加上去，如果</w:t>
      </w:r>
      <w:r>
        <w:rPr>
          <w:rFonts w:hint="eastAsia"/>
          <w:color w:val="3F3F3F"/>
          <w:szCs w:val="21"/>
        </w:rPr>
        <w:t>OK</w:t>
      </w:r>
      <w:r>
        <w:rPr>
          <w:rFonts w:hint="eastAsia"/>
          <w:color w:val="3F3F3F"/>
          <w:szCs w:val="21"/>
        </w:rPr>
        <w:t>，将代码合并到</w:t>
      </w:r>
      <w:r>
        <w:rPr>
          <w:rFonts w:hint="eastAsia"/>
          <w:color w:val="3F3F3F"/>
          <w:szCs w:val="21"/>
        </w:rPr>
        <w:t>master</w:t>
      </w:r>
      <w:r>
        <w:rPr>
          <w:rFonts w:hint="eastAsia"/>
          <w:color w:val="3F3F3F"/>
          <w:szCs w:val="21"/>
        </w:rPr>
        <w:t>分支上，如果新功能失败，切换回</w:t>
      </w:r>
      <w:r>
        <w:rPr>
          <w:rFonts w:hint="eastAsia"/>
          <w:color w:val="3F3F3F"/>
          <w:szCs w:val="21"/>
        </w:rPr>
        <w:t>master</w:t>
      </w:r>
      <w:r>
        <w:rPr>
          <w:rFonts w:hint="eastAsia"/>
          <w:color w:val="3F3F3F"/>
          <w:szCs w:val="21"/>
        </w:rPr>
        <w:t>分支上来，在</w:t>
      </w:r>
      <w:r>
        <w:rPr>
          <w:rFonts w:hint="eastAsia"/>
          <w:color w:val="3F3F3F"/>
          <w:szCs w:val="21"/>
        </w:rPr>
        <w:t>newfunction</w:t>
      </w:r>
      <w:r>
        <w:rPr>
          <w:rFonts w:hint="eastAsia"/>
          <w:color w:val="3F3F3F"/>
          <w:szCs w:val="21"/>
        </w:rPr>
        <w:t>写的代码，又全看不到了。</w:t>
      </w:r>
    </w:p>
    <w:p w:rsidR="00631FCF" w:rsidRDefault="00631FCF" w:rsidP="00E027DA">
      <w:pPr>
        <w:spacing w:line="240" w:lineRule="atLeast"/>
        <w:rPr>
          <w:color w:val="3F3F3F"/>
          <w:szCs w:val="21"/>
        </w:rPr>
      </w:pPr>
      <w:r>
        <w:rPr>
          <w:rFonts w:hint="eastAsia"/>
          <w:color w:val="3F3F3F"/>
          <w:szCs w:val="21"/>
        </w:rPr>
        <w:t>[ps:master</w:t>
      </w:r>
      <w:r>
        <w:rPr>
          <w:rFonts w:hint="eastAsia"/>
          <w:color w:val="3F3F3F"/>
          <w:szCs w:val="21"/>
        </w:rPr>
        <w:t>是新建项目的主分支</w:t>
      </w:r>
      <w:r>
        <w:rPr>
          <w:rFonts w:hint="eastAsia"/>
          <w:color w:val="3F3F3F"/>
          <w:szCs w:val="21"/>
        </w:rPr>
        <w:t>]</w:t>
      </w:r>
    </w:p>
    <w:p w:rsidR="00631FCF" w:rsidRDefault="00631FCF" w:rsidP="00E027DA">
      <w:pPr>
        <w:spacing w:line="240" w:lineRule="atLeast"/>
        <w:rPr>
          <w:color w:val="3F3F3F"/>
          <w:szCs w:val="21"/>
        </w:rPr>
      </w:pPr>
      <w:r>
        <w:rPr>
          <w:rFonts w:hint="eastAsia"/>
          <w:color w:val="3F3F3F"/>
          <w:szCs w:val="21"/>
        </w:rPr>
        <w:t>7.1</w:t>
      </w:r>
      <w:r>
        <w:rPr>
          <w:rFonts w:hint="eastAsia"/>
          <w:color w:val="3F3F3F"/>
          <w:szCs w:val="21"/>
        </w:rPr>
        <w:t>新建一个分支，右键</w:t>
      </w:r>
      <w:r>
        <w:rPr>
          <w:rFonts w:hint="eastAsia"/>
          <w:color w:val="3F3F3F"/>
          <w:szCs w:val="21"/>
        </w:rPr>
        <w:t>--&gt;tortoiseGit--&gt;Create Branch</w:t>
      </w:r>
    </w:p>
    <w:p w:rsidR="00631FCF" w:rsidRDefault="00631FCF" w:rsidP="00E027DA">
      <w:pPr>
        <w:spacing w:line="240" w:lineRule="atLeast"/>
        <w:rPr>
          <w:color w:val="3F3F3F"/>
          <w:szCs w:val="21"/>
        </w:rPr>
      </w:pPr>
      <w:r>
        <w:rPr>
          <w:rFonts w:hint="eastAsia"/>
          <w:color w:val="3F3F3F"/>
          <w:szCs w:val="21"/>
        </w:rPr>
        <w:t>  </w:t>
      </w:r>
      <w:r>
        <w:rPr>
          <w:noProof/>
          <w:color w:val="333333"/>
          <w:szCs w:val="21"/>
        </w:rPr>
        <w:drawing>
          <wp:inline distT="0" distB="0" distL="0" distR="0" wp14:anchorId="7BB234E3" wp14:editId="7EA3D4BC">
            <wp:extent cx="4381500" cy="3657600"/>
            <wp:effectExtent l="19050" t="0" r="0" b="0"/>
            <wp:docPr id="137" name="图片 137" descr="技术分享">
              <a:hlinkClick xmlns:a="http://schemas.openxmlformats.org/drawingml/2006/main" r:id="rId16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 descr="技术分享">
                      <a:hlinkClick r:id="rId16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1FCF" w:rsidRDefault="00631FCF" w:rsidP="00E027DA">
      <w:pPr>
        <w:spacing w:line="240" w:lineRule="atLeast"/>
        <w:rPr>
          <w:color w:val="3F3F3F"/>
          <w:szCs w:val="21"/>
        </w:rPr>
      </w:pPr>
      <w:r>
        <w:rPr>
          <w:rFonts w:hint="eastAsia"/>
          <w:color w:val="3F3F3F"/>
          <w:szCs w:val="21"/>
        </w:rPr>
        <w:t>右键，你会发现当前的分支为你新建的</w:t>
      </w:r>
      <w:r>
        <w:rPr>
          <w:rFonts w:hint="eastAsia"/>
          <w:color w:val="3F3F3F"/>
          <w:szCs w:val="21"/>
        </w:rPr>
        <w:t>newfunction</w:t>
      </w:r>
      <w:r>
        <w:rPr>
          <w:rFonts w:hint="eastAsia"/>
          <w:color w:val="3F3F3F"/>
          <w:szCs w:val="21"/>
        </w:rPr>
        <w:t>分支了</w:t>
      </w:r>
    </w:p>
    <w:p w:rsidR="00631FCF" w:rsidRDefault="00631FCF" w:rsidP="00E027DA">
      <w:pPr>
        <w:spacing w:line="240" w:lineRule="atLeast"/>
        <w:rPr>
          <w:color w:val="3F3F3F"/>
          <w:szCs w:val="21"/>
        </w:rPr>
      </w:pPr>
      <w:r>
        <w:rPr>
          <w:noProof/>
          <w:color w:val="333333"/>
          <w:szCs w:val="21"/>
        </w:rPr>
        <w:lastRenderedPageBreak/>
        <w:drawing>
          <wp:inline distT="0" distB="0" distL="0" distR="0" wp14:anchorId="6E251C44" wp14:editId="20BA532B">
            <wp:extent cx="2857500" cy="4086225"/>
            <wp:effectExtent l="19050" t="0" r="0" b="0"/>
            <wp:docPr id="138" name="图片 138" descr="技术分享">
              <a:hlinkClick xmlns:a="http://schemas.openxmlformats.org/drawingml/2006/main" r:id="rId17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 descr="技术分享">
                      <a:hlinkClick r:id="rId17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408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1FCF" w:rsidRDefault="00631FCF" w:rsidP="00E027DA">
      <w:pPr>
        <w:spacing w:line="240" w:lineRule="atLeast"/>
        <w:rPr>
          <w:color w:val="3F3F3F"/>
          <w:szCs w:val="21"/>
        </w:rPr>
      </w:pPr>
      <w:r>
        <w:rPr>
          <w:rFonts w:hint="eastAsia"/>
          <w:color w:val="3F3F3F"/>
          <w:szCs w:val="21"/>
        </w:rPr>
        <w:t>7.2</w:t>
      </w:r>
      <w:r>
        <w:rPr>
          <w:rFonts w:hint="eastAsia"/>
          <w:color w:val="3F3F3F"/>
          <w:szCs w:val="21"/>
        </w:rPr>
        <w:t>接下来，就开心新增加你的功能；我们再</w:t>
      </w:r>
      <w:r>
        <w:rPr>
          <w:rFonts w:hint="eastAsia"/>
          <w:color w:val="3F3F3F"/>
          <w:szCs w:val="21"/>
        </w:rPr>
        <w:t>proprame.txt</w:t>
      </w:r>
      <w:r>
        <w:rPr>
          <w:rFonts w:hint="eastAsia"/>
          <w:color w:val="3F3F3F"/>
          <w:szCs w:val="21"/>
        </w:rPr>
        <w:t>中不仅增加了</w:t>
      </w:r>
      <w:r>
        <w:rPr>
          <w:rFonts w:hint="eastAsia"/>
          <w:color w:val="3F3F3F"/>
          <w:szCs w:val="21"/>
        </w:rPr>
        <w:t>show</w:t>
      </w:r>
      <w:r>
        <w:rPr>
          <w:rFonts w:hint="eastAsia"/>
          <w:color w:val="3F3F3F"/>
          <w:szCs w:val="21"/>
        </w:rPr>
        <w:t>方法，还修改了</w:t>
      </w:r>
      <w:r>
        <w:rPr>
          <w:rFonts w:hint="eastAsia"/>
          <w:color w:val="3F3F3F"/>
          <w:szCs w:val="21"/>
        </w:rPr>
        <w:t>metho</w:t>
      </w:r>
      <w:r>
        <w:rPr>
          <w:rFonts w:hint="eastAsia"/>
          <w:color w:val="3F3F3F"/>
          <w:szCs w:val="21"/>
        </w:rPr>
        <w:t>方法</w:t>
      </w:r>
    </w:p>
    <w:p w:rsidR="00631FCF" w:rsidRDefault="00631FCF" w:rsidP="00E027DA">
      <w:pPr>
        <w:spacing w:line="240" w:lineRule="atLeast"/>
        <w:rPr>
          <w:color w:val="3F3F3F"/>
          <w:szCs w:val="21"/>
        </w:rPr>
      </w:pPr>
      <w:r>
        <w:rPr>
          <w:noProof/>
          <w:color w:val="333333"/>
          <w:szCs w:val="21"/>
        </w:rPr>
        <w:drawing>
          <wp:inline distT="0" distB="0" distL="0" distR="0" wp14:anchorId="271552D8" wp14:editId="7817E11D">
            <wp:extent cx="6191250" cy="2971800"/>
            <wp:effectExtent l="19050" t="0" r="0" b="0"/>
            <wp:docPr id="139" name="图片 139" descr="技术分享">
              <a:hlinkClick xmlns:a="http://schemas.openxmlformats.org/drawingml/2006/main" r:id="rId17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 descr="技术分享">
                      <a:hlinkClick r:id="rId17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1FCF" w:rsidRDefault="00631FCF" w:rsidP="00E027DA">
      <w:pPr>
        <w:spacing w:line="240" w:lineRule="atLeast"/>
        <w:rPr>
          <w:color w:val="3F3F3F"/>
          <w:szCs w:val="21"/>
        </w:rPr>
      </w:pPr>
      <w:r>
        <w:rPr>
          <w:rFonts w:hint="eastAsia"/>
          <w:color w:val="3F3F3F"/>
          <w:szCs w:val="21"/>
        </w:rPr>
        <w:t>7.3</w:t>
      </w:r>
      <w:r>
        <w:rPr>
          <w:rFonts w:hint="eastAsia"/>
          <w:color w:val="3F3F3F"/>
          <w:szCs w:val="21"/>
        </w:rPr>
        <w:t>提交我们的代码，此时我们发现这个新功能不行，存在很多漏洞等等问题。我们想回到之前的代码。怎么办呢？</w:t>
      </w:r>
    </w:p>
    <w:p w:rsidR="00631FCF" w:rsidRDefault="00631FCF" w:rsidP="00E027DA">
      <w:pPr>
        <w:spacing w:line="240" w:lineRule="atLeast"/>
        <w:rPr>
          <w:color w:val="3F3F3F"/>
          <w:szCs w:val="21"/>
        </w:rPr>
      </w:pPr>
      <w:r>
        <w:rPr>
          <w:noProof/>
          <w:color w:val="333333"/>
          <w:szCs w:val="21"/>
        </w:rPr>
        <w:lastRenderedPageBreak/>
        <w:drawing>
          <wp:inline distT="0" distB="0" distL="0" distR="0" wp14:anchorId="4723FBAA" wp14:editId="4A7A7269">
            <wp:extent cx="5286375" cy="5105400"/>
            <wp:effectExtent l="19050" t="0" r="9525" b="0"/>
            <wp:docPr id="140" name="图片 140" descr="技术分享">
              <a:hlinkClick xmlns:a="http://schemas.openxmlformats.org/drawingml/2006/main" r:id="rId17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 descr="技术分享">
                      <a:hlinkClick r:id="rId17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510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1FCF" w:rsidRDefault="00631FCF" w:rsidP="00E027DA">
      <w:pPr>
        <w:spacing w:line="240" w:lineRule="atLeast"/>
        <w:rPr>
          <w:color w:val="3F3F3F"/>
          <w:szCs w:val="21"/>
        </w:rPr>
      </w:pPr>
      <w:r>
        <w:rPr>
          <w:rFonts w:hint="eastAsia"/>
          <w:color w:val="3F3F3F"/>
          <w:szCs w:val="21"/>
        </w:rPr>
        <w:t>7.4</w:t>
      </w:r>
      <w:r>
        <w:rPr>
          <w:rFonts w:hint="eastAsia"/>
          <w:color w:val="3F3F3F"/>
          <w:szCs w:val="21"/>
        </w:rPr>
        <w:t>为了回到之前的项目，我们直接切回</w:t>
      </w:r>
      <w:r>
        <w:rPr>
          <w:rFonts w:hint="eastAsia"/>
          <w:color w:val="3F3F3F"/>
          <w:szCs w:val="21"/>
        </w:rPr>
        <w:t>master</w:t>
      </w:r>
      <w:r>
        <w:rPr>
          <w:rFonts w:hint="eastAsia"/>
          <w:color w:val="3F3F3F"/>
          <w:szCs w:val="21"/>
        </w:rPr>
        <w:t>分支。</w:t>
      </w:r>
    </w:p>
    <w:p w:rsidR="00631FCF" w:rsidRDefault="00631FCF" w:rsidP="00E027DA">
      <w:pPr>
        <w:spacing w:line="240" w:lineRule="atLeast"/>
        <w:rPr>
          <w:color w:val="3F3F3F"/>
          <w:szCs w:val="21"/>
        </w:rPr>
      </w:pPr>
      <w:r>
        <w:rPr>
          <w:rFonts w:hint="eastAsia"/>
          <w:color w:val="3F3F3F"/>
          <w:szCs w:val="21"/>
        </w:rPr>
        <w:t>先来看看现在的文件内容，新加的和修改的都在。</w:t>
      </w:r>
    </w:p>
    <w:p w:rsidR="00631FCF" w:rsidRDefault="00631FCF" w:rsidP="00E027DA">
      <w:pPr>
        <w:spacing w:line="240" w:lineRule="atLeast"/>
        <w:rPr>
          <w:color w:val="3F3F3F"/>
          <w:szCs w:val="21"/>
        </w:rPr>
      </w:pPr>
      <w:r>
        <w:rPr>
          <w:noProof/>
          <w:color w:val="333333"/>
          <w:szCs w:val="21"/>
        </w:rPr>
        <w:lastRenderedPageBreak/>
        <w:drawing>
          <wp:inline distT="0" distB="0" distL="0" distR="0" wp14:anchorId="56841530" wp14:editId="242DB39F">
            <wp:extent cx="5829300" cy="4095750"/>
            <wp:effectExtent l="19050" t="0" r="0" b="0"/>
            <wp:docPr id="141" name="图片 141" descr="技术分享">
              <a:hlinkClick xmlns:a="http://schemas.openxmlformats.org/drawingml/2006/main" r:id="rId17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 descr="技术分享">
                      <a:hlinkClick r:id="rId17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409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1FCF" w:rsidRDefault="00631FCF" w:rsidP="00E027DA">
      <w:pPr>
        <w:spacing w:line="240" w:lineRule="atLeast"/>
        <w:rPr>
          <w:color w:val="3F3F3F"/>
          <w:szCs w:val="21"/>
        </w:rPr>
      </w:pPr>
      <w:r>
        <w:rPr>
          <w:rFonts w:hint="eastAsia"/>
          <w:color w:val="3F3F3F"/>
          <w:szCs w:val="21"/>
        </w:rPr>
        <w:t>然后我们切换到</w:t>
      </w:r>
      <w:r>
        <w:rPr>
          <w:rFonts w:hint="eastAsia"/>
          <w:color w:val="3F3F3F"/>
          <w:szCs w:val="21"/>
        </w:rPr>
        <w:t>master</w:t>
      </w:r>
      <w:r>
        <w:rPr>
          <w:rFonts w:hint="eastAsia"/>
          <w:color w:val="3F3F3F"/>
          <w:szCs w:val="21"/>
        </w:rPr>
        <w:t>分支，右键</w:t>
      </w:r>
      <w:r>
        <w:rPr>
          <w:rFonts w:hint="eastAsia"/>
          <w:color w:val="3F3F3F"/>
          <w:szCs w:val="21"/>
        </w:rPr>
        <w:t>--&gt;tortoiseGit--&gt;Switch/Checkout</w:t>
      </w:r>
    </w:p>
    <w:p w:rsidR="00631FCF" w:rsidRDefault="00631FCF" w:rsidP="00E027DA">
      <w:pPr>
        <w:spacing w:line="240" w:lineRule="atLeast"/>
        <w:rPr>
          <w:color w:val="3F3F3F"/>
          <w:szCs w:val="21"/>
        </w:rPr>
      </w:pPr>
      <w:r>
        <w:rPr>
          <w:rFonts w:hint="eastAsia"/>
          <w:color w:val="3F3F3F"/>
          <w:szCs w:val="21"/>
        </w:rPr>
        <w:t>选择</w:t>
      </w:r>
      <w:r>
        <w:rPr>
          <w:rFonts w:hint="eastAsia"/>
          <w:color w:val="3F3F3F"/>
          <w:szCs w:val="21"/>
        </w:rPr>
        <w:t>master</w:t>
      </w:r>
      <w:r>
        <w:rPr>
          <w:rFonts w:hint="eastAsia"/>
          <w:color w:val="3F3F3F"/>
          <w:szCs w:val="21"/>
        </w:rPr>
        <w:t>即可，然后确定</w:t>
      </w:r>
    </w:p>
    <w:p w:rsidR="00631FCF" w:rsidRDefault="00631FCF" w:rsidP="00E027DA">
      <w:pPr>
        <w:spacing w:line="240" w:lineRule="atLeast"/>
        <w:rPr>
          <w:color w:val="3F3F3F"/>
          <w:szCs w:val="21"/>
        </w:rPr>
      </w:pPr>
      <w:r>
        <w:rPr>
          <w:noProof/>
          <w:color w:val="333333"/>
          <w:szCs w:val="21"/>
        </w:rPr>
        <w:drawing>
          <wp:inline distT="0" distB="0" distL="0" distR="0" wp14:anchorId="0850A4CB" wp14:editId="18CEC4E8">
            <wp:extent cx="4381500" cy="3238500"/>
            <wp:effectExtent l="19050" t="0" r="0" b="0"/>
            <wp:docPr id="142" name="图片 142" descr="技术分享">
              <a:hlinkClick xmlns:a="http://schemas.openxmlformats.org/drawingml/2006/main" r:id="rId17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 descr="技术分享">
                      <a:hlinkClick r:id="rId17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323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1FCF" w:rsidRDefault="00631FCF" w:rsidP="00E027DA">
      <w:pPr>
        <w:spacing w:line="240" w:lineRule="atLeast"/>
        <w:rPr>
          <w:color w:val="3F3F3F"/>
          <w:szCs w:val="21"/>
        </w:rPr>
      </w:pPr>
      <w:r>
        <w:rPr>
          <w:rFonts w:hint="eastAsia"/>
          <w:color w:val="3F3F3F"/>
          <w:szCs w:val="21"/>
        </w:rPr>
        <w:t>再来看看</w:t>
      </w:r>
      <w:r>
        <w:rPr>
          <w:rFonts w:hint="eastAsia"/>
          <w:color w:val="3F3F3F"/>
          <w:szCs w:val="21"/>
        </w:rPr>
        <w:t>program</w:t>
      </w:r>
      <w:r>
        <w:rPr>
          <w:rFonts w:hint="eastAsia"/>
          <w:color w:val="3F3F3F"/>
          <w:szCs w:val="21"/>
        </w:rPr>
        <w:t>中的代码是否回到了从前呢？</w:t>
      </w:r>
    </w:p>
    <w:p w:rsidR="00631FCF" w:rsidRDefault="00631FCF" w:rsidP="00E027DA">
      <w:pPr>
        <w:spacing w:line="240" w:lineRule="atLeast"/>
        <w:rPr>
          <w:color w:val="3F3F3F"/>
          <w:szCs w:val="21"/>
        </w:rPr>
      </w:pPr>
      <w:r>
        <w:rPr>
          <w:noProof/>
          <w:color w:val="333333"/>
          <w:szCs w:val="21"/>
        </w:rPr>
        <w:lastRenderedPageBreak/>
        <w:drawing>
          <wp:inline distT="0" distB="0" distL="0" distR="0" wp14:anchorId="4F64C4DB" wp14:editId="67E0F7D2">
            <wp:extent cx="5781675" cy="2286000"/>
            <wp:effectExtent l="19050" t="0" r="9525" b="0"/>
            <wp:docPr id="143" name="图片 143" descr="技术分享">
              <a:hlinkClick xmlns:a="http://schemas.openxmlformats.org/drawingml/2006/main" r:id="rId18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 descr="技术分享">
                      <a:hlinkClick r:id="rId18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1FCF" w:rsidRDefault="00631FCF" w:rsidP="00E027DA">
      <w:pPr>
        <w:spacing w:line="240" w:lineRule="atLeast"/>
        <w:rPr>
          <w:color w:val="3F3F3F"/>
          <w:szCs w:val="21"/>
        </w:rPr>
      </w:pPr>
      <w:r>
        <w:rPr>
          <w:rFonts w:hint="eastAsia"/>
          <w:color w:val="3F3F3F"/>
          <w:szCs w:val="21"/>
        </w:rPr>
        <w:t>无论是修改，还是添加，都没影响到复原。这就是分支的作用。这个功能是不是让你省去了很多工作量呢。</w:t>
      </w:r>
    </w:p>
    <w:p w:rsidR="004E37D3" w:rsidRPr="00631FCF" w:rsidRDefault="004E37D3" w:rsidP="002A3634">
      <w:pPr>
        <w:widowControl/>
        <w:spacing w:line="240" w:lineRule="atLeast"/>
        <w:jc w:val="left"/>
      </w:pPr>
      <w:bookmarkStart w:id="14" w:name="_GoBack"/>
      <w:bookmarkEnd w:id="14"/>
    </w:p>
    <w:sectPr w:rsidR="004E37D3" w:rsidRPr="00631FCF" w:rsidSect="004E37D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722B7" w:rsidRDefault="008722B7" w:rsidP="00907DF7">
      <w:r>
        <w:separator/>
      </w:r>
    </w:p>
  </w:endnote>
  <w:endnote w:type="continuationSeparator" w:id="0">
    <w:p w:rsidR="008722B7" w:rsidRDefault="008722B7" w:rsidP="00907DF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!important">
    <w:altName w:val="Times New Roman"/>
    <w:panose1 w:val="00000000000000000000"/>
    <w:charset w:val="00"/>
    <w:family w:val="roman"/>
    <w:notTrueType/>
    <w:pitch w:val="default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722B7" w:rsidRDefault="008722B7" w:rsidP="00907DF7">
      <w:r>
        <w:separator/>
      </w:r>
    </w:p>
  </w:footnote>
  <w:footnote w:type="continuationSeparator" w:id="0">
    <w:p w:rsidR="008722B7" w:rsidRDefault="008722B7" w:rsidP="00907DF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BA464F"/>
    <w:multiLevelType w:val="multilevel"/>
    <w:tmpl w:val="057E2A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A0D51AA"/>
    <w:multiLevelType w:val="multilevel"/>
    <w:tmpl w:val="413C09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4802D45"/>
    <w:multiLevelType w:val="multilevel"/>
    <w:tmpl w:val="E17E61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762482D"/>
    <w:multiLevelType w:val="multilevel"/>
    <w:tmpl w:val="552288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E625254"/>
    <w:multiLevelType w:val="multilevel"/>
    <w:tmpl w:val="442241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44245DD2"/>
    <w:multiLevelType w:val="multilevel"/>
    <w:tmpl w:val="1944AD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4D544778"/>
    <w:multiLevelType w:val="multilevel"/>
    <w:tmpl w:val="EFCE45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4D881DE7"/>
    <w:multiLevelType w:val="multilevel"/>
    <w:tmpl w:val="9B4299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5256683D"/>
    <w:multiLevelType w:val="multilevel"/>
    <w:tmpl w:val="512215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53C27929"/>
    <w:multiLevelType w:val="hybridMultilevel"/>
    <w:tmpl w:val="B630CD28"/>
    <w:lvl w:ilvl="0" w:tplc="86145798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58916EB2"/>
    <w:multiLevelType w:val="multilevel"/>
    <w:tmpl w:val="683EA6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599205A8"/>
    <w:multiLevelType w:val="multilevel"/>
    <w:tmpl w:val="4E626C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5FBC6E1A"/>
    <w:multiLevelType w:val="multilevel"/>
    <w:tmpl w:val="3DFC3F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6CBD6493"/>
    <w:multiLevelType w:val="multilevel"/>
    <w:tmpl w:val="5B4621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77FC4415"/>
    <w:multiLevelType w:val="multilevel"/>
    <w:tmpl w:val="4A60AB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7A6F3A99"/>
    <w:multiLevelType w:val="multilevel"/>
    <w:tmpl w:val="5CC2EB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0"/>
  </w:num>
  <w:num w:numId="2">
    <w:abstractNumId w:val="11"/>
  </w:num>
  <w:num w:numId="3">
    <w:abstractNumId w:val="12"/>
  </w:num>
  <w:num w:numId="4">
    <w:abstractNumId w:val="2"/>
  </w:num>
  <w:num w:numId="5">
    <w:abstractNumId w:val="15"/>
  </w:num>
  <w:num w:numId="6">
    <w:abstractNumId w:val="1"/>
  </w:num>
  <w:num w:numId="7">
    <w:abstractNumId w:val="4"/>
  </w:num>
  <w:num w:numId="8">
    <w:abstractNumId w:val="8"/>
  </w:num>
  <w:num w:numId="9">
    <w:abstractNumId w:val="3"/>
  </w:num>
  <w:num w:numId="10">
    <w:abstractNumId w:val="6"/>
  </w:num>
  <w:num w:numId="11">
    <w:abstractNumId w:val="13"/>
  </w:num>
  <w:num w:numId="12">
    <w:abstractNumId w:val="5"/>
  </w:num>
  <w:num w:numId="13">
    <w:abstractNumId w:val="14"/>
  </w:num>
  <w:num w:numId="14">
    <w:abstractNumId w:val="0"/>
  </w:num>
  <w:num w:numId="15">
    <w:abstractNumId w:val="7"/>
  </w:num>
  <w:num w:numId="1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907DF7"/>
    <w:rsid w:val="00082B8A"/>
    <w:rsid w:val="00115E6F"/>
    <w:rsid w:val="00146292"/>
    <w:rsid w:val="00281A29"/>
    <w:rsid w:val="002A3634"/>
    <w:rsid w:val="00380604"/>
    <w:rsid w:val="0040370F"/>
    <w:rsid w:val="00493651"/>
    <w:rsid w:val="004E37D3"/>
    <w:rsid w:val="005E1C26"/>
    <w:rsid w:val="00600989"/>
    <w:rsid w:val="00631FCF"/>
    <w:rsid w:val="008722B7"/>
    <w:rsid w:val="008B4A0F"/>
    <w:rsid w:val="008C74DA"/>
    <w:rsid w:val="00907DF7"/>
    <w:rsid w:val="00AD6D36"/>
    <w:rsid w:val="00B6091E"/>
    <w:rsid w:val="00B76EA4"/>
    <w:rsid w:val="00CC3620"/>
    <w:rsid w:val="00E027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E37D3"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907DF7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Char"/>
    <w:uiPriority w:val="9"/>
    <w:unhideWhenUsed/>
    <w:qFormat/>
    <w:rsid w:val="00631FC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631FC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115E6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907DF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907DF7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907DF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907DF7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907DF7"/>
    <w:rPr>
      <w:rFonts w:ascii="宋体" w:eastAsia="宋体" w:hAnsi="宋体" w:cs="宋体"/>
      <w:b/>
      <w:bCs/>
      <w:kern w:val="36"/>
      <w:sz w:val="48"/>
      <w:szCs w:val="48"/>
    </w:rPr>
  </w:style>
  <w:style w:type="character" w:styleId="a5">
    <w:name w:val="Strong"/>
    <w:basedOn w:val="a0"/>
    <w:uiPriority w:val="22"/>
    <w:qFormat/>
    <w:rsid w:val="00907DF7"/>
    <w:rPr>
      <w:b/>
      <w:bCs/>
    </w:rPr>
  </w:style>
  <w:style w:type="character" w:customStyle="1" w:styleId="cnblogscodecopy1">
    <w:name w:val="cnblogs_code_copy1"/>
    <w:basedOn w:val="a0"/>
    <w:rsid w:val="00907DF7"/>
    <w:rPr>
      <w:rFonts w:ascii="Courier New!important" w:hAnsi="Courier New!important" w:hint="default"/>
    </w:rPr>
  </w:style>
  <w:style w:type="character" w:customStyle="1" w:styleId="cnblogscodecollapse1">
    <w:name w:val="cnblogs_code_collapse1"/>
    <w:basedOn w:val="a0"/>
    <w:rsid w:val="00907DF7"/>
    <w:rPr>
      <w:rFonts w:ascii="Courier New!important" w:hAnsi="Courier New!important" w:hint="default"/>
      <w:bdr w:val="single" w:sz="6" w:space="2" w:color="808080" w:frame="1"/>
      <w:shd w:val="clear" w:color="auto" w:fill="FFFFFF"/>
    </w:rPr>
  </w:style>
  <w:style w:type="paragraph" w:styleId="a6">
    <w:name w:val="Balloon Text"/>
    <w:basedOn w:val="a"/>
    <w:link w:val="Char1"/>
    <w:uiPriority w:val="99"/>
    <w:semiHidden/>
    <w:unhideWhenUsed/>
    <w:rsid w:val="00907DF7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907DF7"/>
    <w:rPr>
      <w:sz w:val="18"/>
      <w:szCs w:val="18"/>
    </w:rPr>
  </w:style>
  <w:style w:type="character" w:customStyle="1" w:styleId="4Char">
    <w:name w:val="标题 4 Char"/>
    <w:basedOn w:val="a0"/>
    <w:link w:val="4"/>
    <w:uiPriority w:val="9"/>
    <w:semiHidden/>
    <w:rsid w:val="00115E6F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7">
    <w:name w:val="Hyperlink"/>
    <w:basedOn w:val="a0"/>
    <w:uiPriority w:val="99"/>
    <w:semiHidden/>
    <w:unhideWhenUsed/>
    <w:rsid w:val="00115E6F"/>
    <w:rPr>
      <w:strike w:val="0"/>
      <w:dstrike w:val="0"/>
      <w:color w:val="333333"/>
      <w:u w:val="none"/>
      <w:effect w:val="none"/>
    </w:rPr>
  </w:style>
  <w:style w:type="paragraph" w:styleId="a8">
    <w:name w:val="Normal (Web)"/>
    <w:basedOn w:val="a"/>
    <w:uiPriority w:val="99"/>
    <w:unhideWhenUsed/>
    <w:rsid w:val="00115E6F"/>
    <w:pPr>
      <w:widowControl/>
      <w:spacing w:after="180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timestamp">
    <w:name w:val="timestamp"/>
    <w:basedOn w:val="a0"/>
    <w:rsid w:val="00115E6F"/>
  </w:style>
  <w:style w:type="character" w:customStyle="1" w:styleId="from">
    <w:name w:val="from"/>
    <w:basedOn w:val="a0"/>
    <w:rsid w:val="00115E6F"/>
  </w:style>
  <w:style w:type="character" w:customStyle="1" w:styleId="new-label1">
    <w:name w:val="new-label1"/>
    <w:basedOn w:val="a0"/>
    <w:rsid w:val="00115E6F"/>
    <w:rPr>
      <w:strike w:val="0"/>
      <w:dstrike w:val="0"/>
      <w:color w:val="787878"/>
      <w:sz w:val="22"/>
      <w:szCs w:val="22"/>
      <w:u w:val="none"/>
      <w:effect w:val="none"/>
      <w:shd w:val="clear" w:color="auto" w:fill="F2F2F2"/>
      <w:vertAlign w:val="baseline"/>
    </w:rPr>
  </w:style>
  <w:style w:type="character" w:customStyle="1" w:styleId="2Char">
    <w:name w:val="标题 2 Char"/>
    <w:basedOn w:val="a0"/>
    <w:link w:val="2"/>
    <w:uiPriority w:val="9"/>
    <w:rsid w:val="00631FCF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HTML">
    <w:name w:val="HTML Code"/>
    <w:basedOn w:val="a0"/>
    <w:uiPriority w:val="99"/>
    <w:semiHidden/>
    <w:unhideWhenUsed/>
    <w:rsid w:val="00631FCF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Char"/>
    <w:uiPriority w:val="99"/>
    <w:semiHidden/>
    <w:unhideWhenUsed/>
    <w:rsid w:val="00631FC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semiHidden/>
    <w:rsid w:val="00631FCF"/>
    <w:rPr>
      <w:rFonts w:ascii="宋体" w:eastAsia="宋体" w:hAnsi="宋体" w:cs="宋体"/>
      <w:kern w:val="0"/>
      <w:sz w:val="24"/>
      <w:szCs w:val="24"/>
    </w:rPr>
  </w:style>
  <w:style w:type="paragraph" w:customStyle="1" w:styleId="copyrightp">
    <w:name w:val="copyright_p"/>
    <w:basedOn w:val="a"/>
    <w:rsid w:val="00631FCF"/>
    <w:pPr>
      <w:widowControl/>
      <w:pBdr>
        <w:left w:val="single" w:sz="18" w:space="8" w:color="E41C1E"/>
      </w:pBdr>
      <w:spacing w:before="100" w:beforeAutospacing="1" w:after="100" w:afterAutospacing="1" w:line="210" w:lineRule="atLeast"/>
      <w:jc w:val="left"/>
    </w:pPr>
    <w:rPr>
      <w:rFonts w:ascii="宋体" w:eastAsia="宋体" w:hAnsi="宋体" w:cs="宋体"/>
      <w:color w:val="666666"/>
      <w:kern w:val="0"/>
      <w:szCs w:val="21"/>
    </w:rPr>
  </w:style>
  <w:style w:type="character" w:customStyle="1" w:styleId="linktitle">
    <w:name w:val="link_title"/>
    <w:basedOn w:val="a0"/>
    <w:rsid w:val="00631FCF"/>
  </w:style>
  <w:style w:type="character" w:customStyle="1" w:styleId="linkcategories">
    <w:name w:val="link_categories"/>
    <w:basedOn w:val="a0"/>
    <w:rsid w:val="00631FCF"/>
  </w:style>
  <w:style w:type="character" w:customStyle="1" w:styleId="linkpostdate2">
    <w:name w:val="link_postdate2"/>
    <w:basedOn w:val="a0"/>
    <w:rsid w:val="00631FCF"/>
  </w:style>
  <w:style w:type="character" w:customStyle="1" w:styleId="linkview2">
    <w:name w:val="link_view2"/>
    <w:basedOn w:val="a0"/>
    <w:rsid w:val="00631FCF"/>
  </w:style>
  <w:style w:type="character" w:customStyle="1" w:styleId="linkcomments2">
    <w:name w:val="link_comments2"/>
    <w:basedOn w:val="a0"/>
    <w:rsid w:val="00631FCF"/>
  </w:style>
  <w:style w:type="character" w:customStyle="1" w:styleId="linkcollect">
    <w:name w:val="link_collect"/>
    <w:basedOn w:val="a0"/>
    <w:rsid w:val="00631FCF"/>
  </w:style>
  <w:style w:type="character" w:customStyle="1" w:styleId="linkreport">
    <w:name w:val="link_report"/>
    <w:basedOn w:val="a0"/>
    <w:rsid w:val="00631FCF"/>
  </w:style>
  <w:style w:type="character" w:customStyle="1" w:styleId="embodyt">
    <w:name w:val="embody_t"/>
    <w:basedOn w:val="a0"/>
    <w:rsid w:val="00631FCF"/>
  </w:style>
  <w:style w:type="character" w:customStyle="1" w:styleId="3Char">
    <w:name w:val="标题 3 Char"/>
    <w:basedOn w:val="a0"/>
    <w:link w:val="3"/>
    <w:uiPriority w:val="9"/>
    <w:semiHidden/>
    <w:rsid w:val="00631FCF"/>
    <w:rPr>
      <w:b/>
      <w:bCs/>
      <w:sz w:val="32"/>
      <w:szCs w:val="32"/>
    </w:rPr>
  </w:style>
  <w:style w:type="character" w:styleId="a9">
    <w:name w:val="Emphasis"/>
    <w:basedOn w:val="a0"/>
    <w:uiPriority w:val="20"/>
    <w:qFormat/>
    <w:rsid w:val="00631FCF"/>
    <w:rPr>
      <w:i/>
      <w:iCs/>
    </w:rPr>
  </w:style>
  <w:style w:type="character" w:customStyle="1" w:styleId="colorlv">
    <w:name w:val="colorlv"/>
    <w:basedOn w:val="a0"/>
    <w:rsid w:val="00631FCF"/>
  </w:style>
  <w:style w:type="character" w:customStyle="1" w:styleId="colorcheng">
    <w:name w:val="colorcheng"/>
    <w:basedOn w:val="a0"/>
    <w:rsid w:val="00631FCF"/>
  </w:style>
  <w:style w:type="paragraph" w:styleId="aa">
    <w:name w:val="List Paragraph"/>
    <w:basedOn w:val="a"/>
    <w:uiPriority w:val="34"/>
    <w:qFormat/>
    <w:rsid w:val="00600989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135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68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66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9126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8204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6040374">
                          <w:marLeft w:val="0"/>
                          <w:marRight w:val="0"/>
                          <w:marTop w:val="0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23109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28109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4936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8296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9128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833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275266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9232224">
                  <w:marLeft w:val="0"/>
                  <w:marRight w:val="0"/>
                  <w:marTop w:val="0"/>
                  <w:marBottom w:val="0"/>
                  <w:divBdr>
                    <w:top w:val="single" w:sz="6" w:space="0" w:color="E2DDC7"/>
                    <w:left w:val="single" w:sz="6" w:space="0" w:color="E2DDC7"/>
                    <w:bottom w:val="single" w:sz="6" w:space="0" w:color="E2DDC7"/>
                    <w:right w:val="single" w:sz="6" w:space="0" w:color="E2DDC7"/>
                  </w:divBdr>
                  <w:divsChild>
                    <w:div w:id="1034697769">
                      <w:marLeft w:val="0"/>
                      <w:marRight w:val="0"/>
                      <w:marTop w:val="360"/>
                      <w:marBottom w:val="0"/>
                      <w:divBdr>
                        <w:top w:val="single" w:sz="6" w:space="15" w:color="D6DD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48708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52669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86042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9172359">
                                      <w:marLeft w:val="0"/>
                                      <w:marRight w:val="0"/>
                                      <w:marTop w:val="75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06922326">
                                          <w:marLeft w:val="0"/>
                                          <w:marRight w:val="0"/>
                                          <w:marTop w:val="0"/>
                                          <w:marBottom w:val="3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866357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31628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133282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760276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378856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28731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334488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370553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7107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9527131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900524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5563535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73029737">
                                                          <w:marLeft w:val="0"/>
                                                          <w:marRight w:val="0"/>
                                                          <w:marTop w:val="75"/>
                                                          <w:marBottom w:val="75"/>
                                                          <w:divBdr>
                                                            <w:top w:val="single" w:sz="6" w:space="4" w:color="CCCCCC"/>
                                                            <w:left w:val="single" w:sz="6" w:space="4" w:color="CCCCCC"/>
                                                            <w:bottom w:val="single" w:sz="6" w:space="4" w:color="CCCCCC"/>
                                                            <w:right w:val="single" w:sz="6" w:space="4" w:color="CCCCCC"/>
                                                          </w:divBdr>
                                                          <w:divsChild>
                                                            <w:div w:id="2054841859">
                                                              <w:marLeft w:val="0"/>
                                                              <w:marRight w:val="0"/>
                                                              <w:marTop w:val="75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397359121">
                                                              <w:marLeft w:val="0"/>
                                                              <w:marRight w:val="0"/>
                                                              <w:marTop w:val="75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54820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831527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0030828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265075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361501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6555274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971320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18893139">
                                                                  <w:marLeft w:val="0"/>
                                                                  <w:marRight w:val="0"/>
                                                                  <w:marTop w:val="75"/>
                                                                  <w:marBottom w:val="75"/>
                                                                  <w:divBdr>
                                                                    <w:top w:val="single" w:sz="6" w:space="4" w:color="CCCCCC"/>
                                                                    <w:left w:val="single" w:sz="6" w:space="4" w:color="CCCCCC"/>
                                                                    <w:bottom w:val="single" w:sz="6" w:space="4" w:color="CCCCCC"/>
                                                                    <w:right w:val="single" w:sz="6" w:space="4" w:color="CCCCCC"/>
                                                                  </w:divBdr>
                                                                  <w:divsChild>
                                                                    <w:div w:id="1046955645">
                                                                      <w:marLeft w:val="0"/>
                                                                      <w:marRight w:val="0"/>
                                                                      <w:marTop w:val="75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469082254">
                                                                      <w:marLeft w:val="0"/>
                                                                      <w:marRight w:val="0"/>
                                                                      <w:marTop w:val="75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5310447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6758864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8217033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03719686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67654534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9831282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75"/>
                                                                          <w:marBottom w:val="75"/>
                                                                          <w:divBdr>
                                                                            <w:top w:val="single" w:sz="6" w:space="4" w:color="CCCCCC"/>
                                                                            <w:left w:val="single" w:sz="6" w:space="4" w:color="CCCCCC"/>
                                                                            <w:bottom w:val="single" w:sz="6" w:space="4" w:color="CCCCCC"/>
                                                                            <w:right w:val="single" w:sz="6" w:space="4" w:color="CCCCCC"/>
                                                                          </w:divBdr>
                                                                          <w:divsChild>
                                                                            <w:div w:id="116971703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75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86023809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75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55342368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4773692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70556595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7769949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33084170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7603951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2518527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6159441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75"/>
                                                                                  <w:marBottom w:val="75"/>
                                                                                  <w:divBdr>
                                                                                    <w:top w:val="single" w:sz="6" w:space="4" w:color="CCCCCC"/>
                                                                                    <w:left w:val="single" w:sz="6" w:space="4" w:color="CCCCCC"/>
                                                                                    <w:bottom w:val="single" w:sz="6" w:space="4" w:color="CCCCCC"/>
                                                                                    <w:right w:val="single" w:sz="6" w:space="4" w:color="CCCCCC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7356760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75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09211735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75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89762026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8443124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47347786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86004936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28885251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67380020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75"/>
                                                                                          <w:marBottom w:val="75"/>
                                                                                          <w:divBdr>
                                                                                            <w:top w:val="single" w:sz="6" w:space="4" w:color="CCCCCC"/>
                                                                                            <w:left w:val="single" w:sz="6" w:space="4" w:color="CCCCCC"/>
                                                                                            <w:bottom w:val="single" w:sz="6" w:space="4" w:color="CCCCCC"/>
                                                                                            <w:right w:val="single" w:sz="6" w:space="4" w:color="CCCCCC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60768828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75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46318521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75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40352159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3650862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6709988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9330811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04536961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47668298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40869449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75"/>
                                                                                                  <w:marBottom w:val="75"/>
                                                                                                  <w:divBdr>
                                                                                                    <w:top w:val="single" w:sz="6" w:space="4" w:color="CCCCCC"/>
                                                                                                    <w:left w:val="single" w:sz="6" w:space="4" w:color="CCCCCC"/>
                                                                                                    <w:bottom w:val="single" w:sz="6" w:space="4" w:color="CCCCCC"/>
                                                                                                    <w:right w:val="single" w:sz="6" w:space="4" w:color="CCCCCC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2808903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9714700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75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133333335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75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94218017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21380861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07338297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75"/>
                                                                                                      <w:marBottom w:val="75"/>
                                                                                                      <w:divBdr>
                                                                                                        <w:top w:val="single" w:sz="6" w:space="4" w:color="CCCCCC"/>
                                                                                                        <w:left w:val="single" w:sz="6" w:space="4" w:color="CCCCCC"/>
                                                                                                        <w:bottom w:val="single" w:sz="6" w:space="4" w:color="CCCCCC"/>
                                                                                                        <w:right w:val="single" w:sz="6" w:space="4" w:color="CCCCCC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09748083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75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173659013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75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189335057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125181361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203792194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3874749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152830021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54320386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82204797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  <w:div w:id="970286910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35777847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75"/>
                                                                                                                  <w:marBottom w:val="75"/>
                                                                                                                  <w:divBdr>
                                                                                                                    <w:top w:val="single" w:sz="6" w:space="4" w:color="CCCCCC"/>
                                                                                                                    <w:left w:val="single" w:sz="6" w:space="4" w:color="CCCCCC"/>
                                                                                                                    <w:bottom w:val="single" w:sz="6" w:space="4" w:color="CCCCCC"/>
                                                                                                                    <w:right w:val="single" w:sz="6" w:space="4" w:color="CCCCCC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992216714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75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  <w:div w:id="1552038109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75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  <w:div w:id="7945522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836844816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  <w:div w:id="90779514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  <w:div w:id="1908375218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  <w:div w:id="683869638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  <w:div w:id="40175994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  <w:div w:id="150871054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685791644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220483319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1421293566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670019429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75"/>
                                                                                                                                  <w:marBottom w:val="75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single" w:sz="6" w:space="4" w:color="CCCCCC"/>
                                                                                                                                    <w:left w:val="single" w:sz="6" w:space="4" w:color="CCCCCC"/>
                                                                                                                                    <w:bottom w:val="single" w:sz="6" w:space="4" w:color="CCCCCC"/>
                                                                                                                                    <w:right w:val="single" w:sz="6" w:space="4" w:color="CCCCCC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964799614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75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  <w:div w:id="1939213078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75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431660810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611401199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2089378317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75"/>
                                                                                                                                      <w:marBottom w:val="75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single" w:sz="6" w:space="4" w:color="CCCCCC"/>
                                                                                                                                        <w:left w:val="single" w:sz="6" w:space="4" w:color="CCCCCC"/>
                                                                                                                                        <w:bottom w:val="single" w:sz="6" w:space="4" w:color="CCCCCC"/>
                                                                                                                                        <w:right w:val="single" w:sz="6" w:space="4" w:color="CCCCCC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074934645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75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<w:div w:id="334723337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75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  <w:div w:id="674965282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  <w:div w:id="1688407889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  <w:div w:id="751239913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  <w:div w:id="1295676426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917178113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962421176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<w:div w:id="81492130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<w:div w:id="343095657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<w:div w:id="272591240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388192680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75"/>
                                                                                                                                                  <w:marBottom w:val="75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single" w:sz="6" w:space="4" w:color="CCCCCC"/>
                                                                                                                                                    <w:left w:val="single" w:sz="6" w:space="4" w:color="CCCCCC"/>
                                                                                                                                                    <w:bottom w:val="single" w:sz="6" w:space="4" w:color="CCCCCC"/>
                                                                                                                                                    <w:right w:val="single" w:sz="6" w:space="4" w:color="CCCCCC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364059954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75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<w:div w:id="95297989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75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<w:div w:id="812481337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<w:div w:id="1527137625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<w:div w:id="266619141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<w:div w:id="637419181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597955203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1942908191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509714369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259215467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468742967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<w:div w:id="662391924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75"/>
                                                                                                                                                              <w:marBottom w:val="75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single" w:sz="6" w:space="4" w:color="CCCCCC"/>
                                                                                                                                                                <w:left w:val="single" w:sz="6" w:space="4" w:color="CCCCCC"/>
                                                                                                                                                                <w:bottom w:val="single" w:sz="6" w:space="4" w:color="CCCCCC"/>
                                                                                                                                                                <w:right w:val="single" w:sz="6" w:space="4" w:color="CCCCCC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<w:div w:id="2064517137">
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<w:marTop w:val="75"/>
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<w:div w:id="76640602">
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<w:marTop w:val="75"/>
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<w:div w:id="486552892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<w:div w:id="1423259619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<w:div w:id="683367285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<w:div w:id="1395808600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<w:div w:id="389380941">
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<w:div w:id="732389596">
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<w:div w:id="2009670002">
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<w:div w:id="804665656">
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<w:div w:id="453712545">
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<w:div w:id="40323006">
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<w:marTop w:val="75"/>
                                                                                                                                                                          <w:marBottom w:val="75"/>
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<w:top w:val="single" w:sz="6" w:space="4" w:color="CCCCCC"/>
                                                                                                                                                                            <w:left w:val="single" w:sz="6" w:space="4" w:color="CCCCCC"/>
                                                                                                                                                                            <w:bottom w:val="single" w:sz="6" w:space="4" w:color="CCCCCC"/>
                                                                                                                                                                            <w:right w:val="single" w:sz="6" w:space="4" w:color="CCCCCC"/>
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<w:div w:id="969868096">
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<w:marTop w:val="75"/>
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<w:div w:id="949047555">
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<w:marTop w:val="75"/>
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<w:div w:id="1733578914">
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<w:div w:id="57636655">
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<w:div w:id="2131242071">
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<w:div w:id="1910263267">
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<w:div w:id="655497000">
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<w:div w:id="207685570">
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<w:div w:id="735082275">
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<w:div w:id="630987114">
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<w:div w:id="2047366116">
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<w:div w:id="1939830553">
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<w:div w:id="745610821">
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6226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28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290985">
              <w:marLeft w:val="0"/>
              <w:marRight w:val="0"/>
              <w:marTop w:val="0"/>
              <w:marBottom w:val="0"/>
              <w:divBdr>
                <w:top w:val="single" w:sz="6" w:space="7" w:color="DDDDDD"/>
                <w:left w:val="single" w:sz="6" w:space="7" w:color="DDDDDD"/>
                <w:bottom w:val="single" w:sz="6" w:space="7" w:color="DDDDDD"/>
                <w:right w:val="single" w:sz="6" w:space="7" w:color="DDDDDD"/>
              </w:divBdr>
              <w:divsChild>
                <w:div w:id="652442065">
                  <w:marLeft w:val="0"/>
                  <w:marRight w:val="0"/>
                  <w:marTop w:val="0"/>
                  <w:marBottom w:val="0"/>
                  <w:divBdr>
                    <w:top w:val="single" w:sz="6" w:space="5" w:color="DDDDDD"/>
                    <w:left w:val="single" w:sz="6" w:space="0" w:color="DDDDDD"/>
                    <w:bottom w:val="single" w:sz="6" w:space="5" w:color="DDDDDD"/>
                    <w:right w:val="single" w:sz="6" w:space="0" w:color="DDDDDD"/>
                  </w:divBdr>
                  <w:divsChild>
                    <w:div w:id="1241675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8043129">
                          <w:marLeft w:val="300"/>
                          <w:marRight w:val="300"/>
                          <w:marTop w:val="30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5813800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30439315">
                              <w:marLeft w:val="-300"/>
                              <w:marRight w:val="-30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EDEDED"/>
                                <w:right w:val="none" w:sz="0" w:space="0" w:color="auto"/>
                              </w:divBdr>
                              <w:divsChild>
                                <w:div w:id="11120908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15579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950154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58770989">
                              <w:marLeft w:val="-300"/>
                              <w:marRight w:val="-30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EDEDED"/>
                                <w:right w:val="none" w:sz="0" w:space="0" w:color="auto"/>
                              </w:divBdr>
                              <w:divsChild>
                                <w:div w:id="18765051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794094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324641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DCDCDC"/>
                                        <w:left w:val="single" w:sz="6" w:space="0" w:color="DCDCDC"/>
                                        <w:bottom w:val="single" w:sz="6" w:space="0" w:color="DCDCDC"/>
                                        <w:right w:val="single" w:sz="6" w:space="0" w:color="DCDCDC"/>
                                      </w:divBdr>
                                      <w:divsChild>
                                        <w:div w:id="17641820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6" w:space="0" w:color="DCDCDC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6974648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73055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3" w:color="CCCCCC"/>
                                <w:left w:val="single" w:sz="6" w:space="8" w:color="CCCCCC"/>
                                <w:bottom w:val="single" w:sz="6" w:space="3" w:color="CCCCCC"/>
                                <w:right w:val="single" w:sz="6" w:space="8" w:color="CCCCCC"/>
                              </w:divBdr>
                            </w:div>
                            <w:div w:id="1508249961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0859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311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681601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9891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0895546">
                  <w:marLeft w:val="0"/>
                  <w:marRight w:val="0"/>
                  <w:marTop w:val="30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4673464">
                  <w:marLeft w:val="0"/>
                  <w:marRight w:val="0"/>
                  <w:marTop w:val="30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3899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981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00587">
              <w:marLeft w:val="0"/>
              <w:marRight w:val="0"/>
              <w:marTop w:val="0"/>
              <w:marBottom w:val="0"/>
              <w:divBdr>
                <w:top w:val="single" w:sz="6" w:space="7" w:color="DDDDDD"/>
                <w:left w:val="single" w:sz="6" w:space="7" w:color="DDDDDD"/>
                <w:bottom w:val="single" w:sz="6" w:space="7" w:color="DDDDDD"/>
                <w:right w:val="single" w:sz="6" w:space="7" w:color="DDDDDD"/>
              </w:divBdr>
              <w:divsChild>
                <w:div w:id="538906281">
                  <w:marLeft w:val="0"/>
                  <w:marRight w:val="0"/>
                  <w:marTop w:val="0"/>
                  <w:marBottom w:val="0"/>
                  <w:divBdr>
                    <w:top w:val="single" w:sz="6" w:space="5" w:color="DDDDDD"/>
                    <w:left w:val="single" w:sz="6" w:space="0" w:color="DDDDDD"/>
                    <w:bottom w:val="single" w:sz="6" w:space="5" w:color="DDDDDD"/>
                    <w:right w:val="single" w:sz="6" w:space="0" w:color="DDDDDD"/>
                  </w:divBdr>
                  <w:divsChild>
                    <w:div w:id="532304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1746431">
                          <w:marLeft w:val="300"/>
                          <w:marRight w:val="300"/>
                          <w:marTop w:val="30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5468993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92979886">
                              <w:marLeft w:val="-300"/>
                              <w:marRight w:val="-30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EDEDED"/>
                                <w:right w:val="none" w:sz="0" w:space="0" w:color="auto"/>
                              </w:divBdr>
                              <w:divsChild>
                                <w:div w:id="5985592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900082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132233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45322892">
                              <w:marLeft w:val="-300"/>
                              <w:marRight w:val="-30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EDEDED"/>
                                <w:right w:val="none" w:sz="0" w:space="0" w:color="auto"/>
                              </w:divBdr>
                              <w:divsChild>
                                <w:div w:id="19665015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422037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53970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DCDCDC"/>
                                        <w:left w:val="single" w:sz="6" w:space="0" w:color="DCDCDC"/>
                                        <w:bottom w:val="single" w:sz="6" w:space="0" w:color="DCDCDC"/>
                                        <w:right w:val="single" w:sz="6" w:space="0" w:color="DCDCDC"/>
                                      </w:divBdr>
                                      <w:divsChild>
                                        <w:div w:id="300332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6" w:space="0" w:color="DCDCDC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681739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251236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3" w:color="CCCCCC"/>
                                <w:left w:val="single" w:sz="6" w:space="8" w:color="CCCCCC"/>
                                <w:bottom w:val="single" w:sz="6" w:space="3" w:color="CCCCCC"/>
                                <w:right w:val="single" w:sz="6" w:space="8" w:color="CCCCCC"/>
                              </w:divBdr>
                            </w:div>
                            <w:div w:id="1897428315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7808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145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151414">
              <w:marLeft w:val="0"/>
              <w:marRight w:val="0"/>
              <w:marTop w:val="0"/>
              <w:marBottom w:val="0"/>
              <w:divBdr>
                <w:top w:val="single" w:sz="6" w:space="7" w:color="DDDDDD"/>
                <w:left w:val="single" w:sz="6" w:space="7" w:color="DDDDDD"/>
                <w:bottom w:val="single" w:sz="6" w:space="7" w:color="DDDDDD"/>
                <w:right w:val="single" w:sz="6" w:space="7" w:color="DDDDDD"/>
              </w:divBdr>
              <w:divsChild>
                <w:div w:id="63112632">
                  <w:marLeft w:val="0"/>
                  <w:marRight w:val="0"/>
                  <w:marTop w:val="0"/>
                  <w:marBottom w:val="0"/>
                  <w:divBdr>
                    <w:top w:val="single" w:sz="6" w:space="5" w:color="DDDDDD"/>
                    <w:left w:val="single" w:sz="6" w:space="0" w:color="DDDDDD"/>
                    <w:bottom w:val="single" w:sz="6" w:space="5" w:color="DDDDDD"/>
                    <w:right w:val="single" w:sz="6" w:space="0" w:color="DDDDDD"/>
                  </w:divBdr>
                  <w:divsChild>
                    <w:div w:id="2065522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6021949">
                          <w:marLeft w:val="300"/>
                          <w:marRight w:val="300"/>
                          <w:marTop w:val="30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5099692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82455212">
                              <w:marLeft w:val="-300"/>
                              <w:marRight w:val="-30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EDEDED"/>
                                <w:right w:val="none" w:sz="0" w:space="0" w:color="auto"/>
                              </w:divBdr>
                              <w:divsChild>
                                <w:div w:id="227496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815528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619880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09804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1127387">
                              <w:marLeft w:val="-300"/>
                              <w:marRight w:val="-30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EDEDED"/>
                                <w:right w:val="none" w:sz="0" w:space="0" w:color="auto"/>
                              </w:divBdr>
                              <w:divsChild>
                                <w:div w:id="12680834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534926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28331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DCDCDC"/>
                                        <w:left w:val="single" w:sz="6" w:space="0" w:color="DCDCDC"/>
                                        <w:bottom w:val="single" w:sz="6" w:space="0" w:color="DCDCDC"/>
                                        <w:right w:val="single" w:sz="6" w:space="0" w:color="DCDCDC"/>
                                      </w:divBdr>
                                      <w:divsChild>
                                        <w:div w:id="1782024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6" w:space="0" w:color="DCDCDC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1103909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379356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3" w:color="CCCCCC"/>
                                <w:left w:val="single" w:sz="6" w:space="8" w:color="CCCCCC"/>
                                <w:bottom w:val="single" w:sz="6" w:space="3" w:color="CCCCCC"/>
                                <w:right w:val="single" w:sz="6" w:space="8" w:color="CCCCCC"/>
                              </w:divBdr>
                            </w:div>
                            <w:div w:id="963586102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github.com/cncounter/translation/blob/master/tiemao_2014/GitHelp/411_pushok.png" TargetMode="External"/><Relationship Id="rId21" Type="http://schemas.openxmlformats.org/officeDocument/2006/relationships/hyperlink" Target="https://github.com/cncounter/translation/blob/master/tiemao_2014/GitHelp/06_StartMenu.png" TargetMode="External"/><Relationship Id="rId42" Type="http://schemas.openxmlformats.org/officeDocument/2006/relationships/image" Target="media/image12.png"/><Relationship Id="rId63" Type="http://schemas.openxmlformats.org/officeDocument/2006/relationships/hyperlink" Target="https://github.com/cncounter/translation/blob/master/tiemao_2014/GitHelp/213_CloneRepository.png" TargetMode="External"/><Relationship Id="rId84" Type="http://schemas.openxmlformats.org/officeDocument/2006/relationships/hyperlink" Target="http://blog.csdn.net/renfufei/article/details/41647973" TargetMode="External"/><Relationship Id="rId138" Type="http://schemas.openxmlformats.org/officeDocument/2006/relationships/hyperlink" Target="http://s3.51cto.com/wyfs02/M00/58/A2/wKioL1S2fNPRoYPhAAEePBn7-gA930.jpg" TargetMode="External"/><Relationship Id="rId159" Type="http://schemas.openxmlformats.org/officeDocument/2006/relationships/image" Target="media/image58.jpeg"/><Relationship Id="rId170" Type="http://schemas.openxmlformats.org/officeDocument/2006/relationships/hyperlink" Target="http://s3.51cto.com/wyfs02/M02/58/A6/wKiom1S2jXjCcTaPAAD1j9rKeKM309.jpg" TargetMode="External"/><Relationship Id="rId107" Type="http://schemas.openxmlformats.org/officeDocument/2006/relationships/hyperlink" Target="https://github.com/cncounter/translation/blob/master/tiemao_2014/GitHelp/406_commit2push.png" TargetMode="External"/><Relationship Id="rId11" Type="http://schemas.openxmlformats.org/officeDocument/2006/relationships/hyperlink" Target="https://github.com/cncounter/translation/blob/master/tiemao_2014/GitHelp/01_UnlockFile.png" TargetMode="External"/><Relationship Id="rId32" Type="http://schemas.openxmlformats.org/officeDocument/2006/relationships/image" Target="media/image11.png"/><Relationship Id="rId53" Type="http://schemas.openxmlformats.org/officeDocument/2006/relationships/hyperlink" Target="https://github.com/cncounter/translation/blob/master/tiemao_2014/GitHelp/208_LanguageWizard.png" TargetMode="External"/><Relationship Id="rId74" Type="http://schemas.openxmlformats.org/officeDocument/2006/relationships/hyperlink" Target="http://blog.csdn.net/renfufei/article/details/41647973" TargetMode="External"/><Relationship Id="rId128" Type="http://schemas.openxmlformats.org/officeDocument/2006/relationships/image" Target="media/image44.png"/><Relationship Id="rId149" Type="http://schemas.openxmlformats.org/officeDocument/2006/relationships/image" Target="media/image53.jpeg"/><Relationship Id="rId5" Type="http://schemas.openxmlformats.org/officeDocument/2006/relationships/webSettings" Target="webSettings.xml"/><Relationship Id="rId95" Type="http://schemas.openxmlformats.org/officeDocument/2006/relationships/hyperlink" Target="https://github.com/cncounter/translation/blob/master/tiemao_2014/GitHelp/304_git_push.png" TargetMode="External"/><Relationship Id="rId160" Type="http://schemas.openxmlformats.org/officeDocument/2006/relationships/hyperlink" Target="http://s3.51cto.com/wyfs02/M00/58/A5/wKiom1S2iE2TKsACAAH33MtS4vo136.jpg" TargetMode="External"/><Relationship Id="rId181" Type="http://schemas.openxmlformats.org/officeDocument/2006/relationships/image" Target="media/image69.jpeg"/><Relationship Id="rId22" Type="http://schemas.openxmlformats.org/officeDocument/2006/relationships/image" Target="media/image6.png"/><Relationship Id="rId43" Type="http://schemas.openxmlformats.org/officeDocument/2006/relationships/hyperlink" Target="https://github.com/cncounter/translation/blob/master/tiemao_2014/GitHelp/204_tgit_License.png" TargetMode="External"/><Relationship Id="rId64" Type="http://schemas.openxmlformats.org/officeDocument/2006/relationships/image" Target="media/image23.png"/><Relationship Id="rId118" Type="http://schemas.openxmlformats.org/officeDocument/2006/relationships/image" Target="media/image40.png"/><Relationship Id="rId139" Type="http://schemas.openxmlformats.org/officeDocument/2006/relationships/image" Target="media/image48.jpeg"/><Relationship Id="rId85" Type="http://schemas.openxmlformats.org/officeDocument/2006/relationships/hyperlink" Target="http://blog.csdn.net/renfufei/article/details/41647973" TargetMode="External"/><Relationship Id="rId150" Type="http://schemas.openxmlformats.org/officeDocument/2006/relationships/hyperlink" Target="http://s3.51cto.com/wyfs02/M00/58/A2/wKioL1S2g5aRaP6GAADVFkMb_6M134.jpg" TargetMode="External"/><Relationship Id="rId171" Type="http://schemas.openxmlformats.org/officeDocument/2006/relationships/image" Target="media/image64.jpeg"/><Relationship Id="rId12" Type="http://schemas.openxmlformats.org/officeDocument/2006/relationships/image" Target="media/image1.png"/><Relationship Id="rId33" Type="http://schemas.openxmlformats.org/officeDocument/2006/relationships/hyperlink" Target="http://blog.csdn.net/renfufei/article/details/41647937" TargetMode="External"/><Relationship Id="rId108" Type="http://schemas.openxmlformats.org/officeDocument/2006/relationships/image" Target="media/image35.png"/><Relationship Id="rId129" Type="http://schemas.openxmlformats.org/officeDocument/2006/relationships/hyperlink" Target="http://blog.csdn.net/renfufei/article/details/41648061" TargetMode="External"/><Relationship Id="rId54" Type="http://schemas.openxmlformats.org/officeDocument/2006/relationships/image" Target="media/image18.png"/><Relationship Id="rId75" Type="http://schemas.openxmlformats.org/officeDocument/2006/relationships/hyperlink" Target="http://blog.csdn.net/renfufei/article/details/41647973" TargetMode="External"/><Relationship Id="rId96" Type="http://schemas.openxmlformats.org/officeDocument/2006/relationships/image" Target="media/image29.png"/><Relationship Id="rId140" Type="http://schemas.openxmlformats.org/officeDocument/2006/relationships/hyperlink" Target="http://s3.51cto.com/wyfs02/M01/58/A5/wKiom1S2fOWy-rywAADGJqlins8081.jpg" TargetMode="External"/><Relationship Id="rId161" Type="http://schemas.openxmlformats.org/officeDocument/2006/relationships/image" Target="media/image59.jpeg"/><Relationship Id="rId182" Type="http://schemas.openxmlformats.org/officeDocument/2006/relationships/fontTable" Target="fontTable.xml"/><Relationship Id="rId6" Type="http://schemas.openxmlformats.org/officeDocument/2006/relationships/footnotes" Target="footnotes.xml"/><Relationship Id="rId23" Type="http://schemas.openxmlformats.org/officeDocument/2006/relationships/hyperlink" Target="https://github.com/cncounter/translation/blob/master/tiemao_2014/GitHelp/07_GitPath.png" TargetMode="External"/><Relationship Id="rId119" Type="http://schemas.openxmlformats.org/officeDocument/2006/relationships/hyperlink" Target="https://github.com/cncounter/translation/blob/master/tiemao_2014/GitHelp/412_rck_pull.png" TargetMode="External"/><Relationship Id="rId44" Type="http://schemas.openxmlformats.org/officeDocument/2006/relationships/image" Target="media/image13.png"/><Relationship Id="rId60" Type="http://schemas.openxmlformats.org/officeDocument/2006/relationships/image" Target="media/image21.png"/><Relationship Id="rId65" Type="http://schemas.openxmlformats.org/officeDocument/2006/relationships/hyperlink" Target="https://github.com/cncounter/translation/blob/master/tiemao_2014/GitHelp/215_cloneok.png" TargetMode="External"/><Relationship Id="rId81" Type="http://schemas.openxmlformats.org/officeDocument/2006/relationships/hyperlink" Target="http://blog.csdn.net/renfufei/article/details/41647973" TargetMode="External"/><Relationship Id="rId86" Type="http://schemas.openxmlformats.org/officeDocument/2006/relationships/hyperlink" Target="http://blog.csdn.net/renfufei/article/details/37725057" TargetMode="External"/><Relationship Id="rId130" Type="http://schemas.openxmlformats.org/officeDocument/2006/relationships/hyperlink" Target="https://github.com/msysgit/msysgit/releases/download/Git-1.9.5-preview20141217/Git-1.9.5-preview20141217.exe" TargetMode="External"/><Relationship Id="rId135" Type="http://schemas.openxmlformats.org/officeDocument/2006/relationships/image" Target="media/image46.jpeg"/><Relationship Id="rId151" Type="http://schemas.openxmlformats.org/officeDocument/2006/relationships/image" Target="media/image54.jpeg"/><Relationship Id="rId156" Type="http://schemas.openxmlformats.org/officeDocument/2006/relationships/hyperlink" Target="http://s3.51cto.com/wyfs02/M01/58/A2/wKioL1S2hligPtqIAAGekalEh3o374.jpg" TargetMode="External"/><Relationship Id="rId177" Type="http://schemas.openxmlformats.org/officeDocument/2006/relationships/image" Target="media/image67.jpeg"/><Relationship Id="rId172" Type="http://schemas.openxmlformats.org/officeDocument/2006/relationships/hyperlink" Target="http://s3.51cto.com/wyfs02/M00/58/A2/wKioL1S2jmyj9-dnAAEU2pHaKUk307.jpg" TargetMode="External"/><Relationship Id="rId13" Type="http://schemas.openxmlformats.org/officeDocument/2006/relationships/hyperlink" Target="https://github.com/cncounter/translation/blob/master/tiemao_2014/GitHelp/02_WizardNext.png" TargetMode="External"/><Relationship Id="rId18" Type="http://schemas.openxmlformats.org/officeDocument/2006/relationships/image" Target="media/image4.png"/><Relationship Id="rId39" Type="http://schemas.openxmlformats.org/officeDocument/2006/relationships/hyperlink" Target="https://download.tortoisegit.org/tgit/1.8.16.0/" TargetMode="External"/><Relationship Id="rId109" Type="http://schemas.openxmlformats.org/officeDocument/2006/relationships/hyperlink" Target="https://github.com/cncounter/translation/blob/master/tiemao_2014/GitHelp/407_tgit_rclick_push.png" TargetMode="External"/><Relationship Id="rId34" Type="http://schemas.openxmlformats.org/officeDocument/2006/relationships/hyperlink" Target="http://blog.csdn.net/renfufei/article/details/41647937" TargetMode="External"/><Relationship Id="rId50" Type="http://schemas.openxmlformats.org/officeDocument/2006/relationships/image" Target="media/image16.png"/><Relationship Id="rId55" Type="http://schemas.openxmlformats.org/officeDocument/2006/relationships/hyperlink" Target="https://github.com/cncounter/translation/blob/master/tiemao_2014/GitHelp/209_LangPackFinished.png" TargetMode="External"/><Relationship Id="rId76" Type="http://schemas.openxmlformats.org/officeDocument/2006/relationships/hyperlink" Target="http://blog.csdn.net/renfufei/article/details/41647973" TargetMode="External"/><Relationship Id="rId97" Type="http://schemas.openxmlformats.org/officeDocument/2006/relationships/hyperlink" Target="https://github.com/cncounter/translation/blob/master/tiemao_2014/GitHelp/401_rightclick.png" TargetMode="External"/><Relationship Id="rId104" Type="http://schemas.openxmlformats.org/officeDocument/2006/relationships/image" Target="media/image33.png"/><Relationship Id="rId120" Type="http://schemas.openxmlformats.org/officeDocument/2006/relationships/image" Target="media/image41.png"/><Relationship Id="rId125" Type="http://schemas.openxmlformats.org/officeDocument/2006/relationships/image" Target="media/image43.png"/><Relationship Id="rId141" Type="http://schemas.openxmlformats.org/officeDocument/2006/relationships/image" Target="media/image49.jpeg"/><Relationship Id="rId146" Type="http://schemas.openxmlformats.org/officeDocument/2006/relationships/hyperlink" Target="http://s3.51cto.com/wyfs02/M01/58/A2/wKioL1S2gnfB9Wq_AADu--urKHw095.jpg" TargetMode="External"/><Relationship Id="rId167" Type="http://schemas.openxmlformats.org/officeDocument/2006/relationships/image" Target="media/image62.jpeg"/><Relationship Id="rId7" Type="http://schemas.openxmlformats.org/officeDocument/2006/relationships/endnotes" Target="endnotes.xml"/><Relationship Id="rId71" Type="http://schemas.openxmlformats.org/officeDocument/2006/relationships/image" Target="media/image25.png"/><Relationship Id="rId92" Type="http://schemas.openxmlformats.org/officeDocument/2006/relationships/hyperlink" Target="https://github.com/cncounter/translation/blob/master/tiemao_2014/GitHelp/03_Usage.md" TargetMode="External"/><Relationship Id="rId162" Type="http://schemas.openxmlformats.org/officeDocument/2006/relationships/hyperlink" Target="http://s3.51cto.com/wyfs02/M01/58/A2/wKioL1S2iUHzLNcQAAME87a87ME496.jpg" TargetMode="External"/><Relationship Id="rId183" Type="http://schemas.openxmlformats.org/officeDocument/2006/relationships/theme" Target="theme/theme1.xml"/><Relationship Id="rId2" Type="http://schemas.openxmlformats.org/officeDocument/2006/relationships/styles" Target="styles.xml"/><Relationship Id="rId29" Type="http://schemas.openxmlformats.org/officeDocument/2006/relationships/hyperlink" Target="https://github.com/cncounter/translation/blob/master/tiemao_2014/GitHelp/10_Finish.png" TargetMode="External"/><Relationship Id="rId24" Type="http://schemas.openxmlformats.org/officeDocument/2006/relationships/image" Target="media/image7.png"/><Relationship Id="rId40" Type="http://schemas.openxmlformats.org/officeDocument/2006/relationships/hyperlink" Target="http://blog.csdn.net/renfufei/article/details/41647875" TargetMode="External"/><Relationship Id="rId45" Type="http://schemas.openxmlformats.org/officeDocument/2006/relationships/hyperlink" Target="https://github.com/cncounter/translation/blob/master/tiemao_2014/GitHelp/204_2_tgit_Network.png" TargetMode="External"/><Relationship Id="rId66" Type="http://schemas.openxmlformats.org/officeDocument/2006/relationships/image" Target="media/image24.png"/><Relationship Id="rId87" Type="http://schemas.openxmlformats.org/officeDocument/2006/relationships/hyperlink" Target="https://github.com/new" TargetMode="External"/><Relationship Id="rId110" Type="http://schemas.openxmlformats.org/officeDocument/2006/relationships/image" Target="media/image36.png"/><Relationship Id="rId115" Type="http://schemas.openxmlformats.org/officeDocument/2006/relationships/hyperlink" Target="https://github.com/cncounter/translation/blob/master/tiemao_2014/GitHelp/410_pass.png" TargetMode="External"/><Relationship Id="rId131" Type="http://schemas.openxmlformats.org/officeDocument/2006/relationships/hyperlink" Target="http://download.tortoisegit.org/tgit/1.8.12.0/" TargetMode="External"/><Relationship Id="rId136" Type="http://schemas.openxmlformats.org/officeDocument/2006/relationships/hyperlink" Target="http://s3.51cto.com/wyfs02/M02/58/A5/wKiom1S2dyOg2eTzAAEqf6QkmoY252.jpg" TargetMode="External"/><Relationship Id="rId157" Type="http://schemas.openxmlformats.org/officeDocument/2006/relationships/image" Target="media/image57.jpeg"/><Relationship Id="rId178" Type="http://schemas.openxmlformats.org/officeDocument/2006/relationships/hyperlink" Target="http://s3.51cto.com/wyfs02/M01/58/A6/wKiom1S2kIWR_elPAAEO8ggIGnY473.jpg" TargetMode="External"/><Relationship Id="rId61" Type="http://schemas.openxmlformats.org/officeDocument/2006/relationships/hyperlink" Target="https://github.com/cncounter/translation/blob/master/tiemao_2014/GitHelp/212_remberpass.png" TargetMode="External"/><Relationship Id="rId82" Type="http://schemas.openxmlformats.org/officeDocument/2006/relationships/hyperlink" Target="http://blog.csdn.net/renfufei/article/details/41647973" TargetMode="External"/><Relationship Id="rId152" Type="http://schemas.openxmlformats.org/officeDocument/2006/relationships/hyperlink" Target="http://s3.51cto.com/wyfs02/M00/58/A5/wKiom1S2hCbx0ucYAAJRb8cNTlM825.jpg" TargetMode="External"/><Relationship Id="rId173" Type="http://schemas.openxmlformats.org/officeDocument/2006/relationships/image" Target="media/image65.jpeg"/><Relationship Id="rId19" Type="http://schemas.openxmlformats.org/officeDocument/2006/relationships/hyperlink" Target="https://github.com/cncounter/translation/blob/master/tiemao_2014/GitHelp/05_Associate.png" TargetMode="External"/><Relationship Id="rId14" Type="http://schemas.openxmlformats.org/officeDocument/2006/relationships/image" Target="media/image2.png"/><Relationship Id="rId30" Type="http://schemas.openxmlformats.org/officeDocument/2006/relationships/image" Target="media/image10.png"/><Relationship Id="rId35" Type="http://schemas.openxmlformats.org/officeDocument/2006/relationships/hyperlink" Target="http://blog.csdn.net/renfufei/article/details/41647937" TargetMode="External"/><Relationship Id="rId56" Type="http://schemas.openxmlformats.org/officeDocument/2006/relationships/image" Target="media/image19.png"/><Relationship Id="rId77" Type="http://schemas.openxmlformats.org/officeDocument/2006/relationships/hyperlink" Target="http://blog.csdn.net/renfufei/article/details/41647973" TargetMode="External"/><Relationship Id="rId100" Type="http://schemas.openxmlformats.org/officeDocument/2006/relationships/image" Target="media/image31.png"/><Relationship Id="rId105" Type="http://schemas.openxmlformats.org/officeDocument/2006/relationships/hyperlink" Target="https://github.com/cncounter/translation/blob/master/tiemao_2014/GitHelp/405_commitlog.png" TargetMode="External"/><Relationship Id="rId126" Type="http://schemas.openxmlformats.org/officeDocument/2006/relationships/hyperlink" Target="http://download.csdn.net/detail/renfufei/9738152" TargetMode="External"/><Relationship Id="rId147" Type="http://schemas.openxmlformats.org/officeDocument/2006/relationships/image" Target="media/image52.jpeg"/><Relationship Id="rId168" Type="http://schemas.openxmlformats.org/officeDocument/2006/relationships/hyperlink" Target="http://s3.51cto.com/wyfs02/M02/58/A2/wKioL1S2jeWjAmwPAAE2UQMZ6i4217.jpg" TargetMode="External"/><Relationship Id="rId8" Type="http://schemas.openxmlformats.org/officeDocument/2006/relationships/hyperlink" Target="http://blog.csdn.net/renfufei/article/details/41647875" TargetMode="External"/><Relationship Id="rId51" Type="http://schemas.openxmlformats.org/officeDocument/2006/relationships/hyperlink" Target="https://github.com/cncounter/translation/blob/master/tiemao_2014/GitHelp/207_tgit_installed.png" TargetMode="External"/><Relationship Id="rId72" Type="http://schemas.openxmlformats.org/officeDocument/2006/relationships/hyperlink" Target="http://blog.csdn.net/renfufei/article/details/41647973" TargetMode="External"/><Relationship Id="rId93" Type="http://schemas.openxmlformats.org/officeDocument/2006/relationships/hyperlink" Target="https://github.com/cncounter/translation/blob/master/tiemao_2014/GitHelp/303_gitclone.png" TargetMode="External"/><Relationship Id="rId98" Type="http://schemas.openxmlformats.org/officeDocument/2006/relationships/image" Target="media/image30.png"/><Relationship Id="rId121" Type="http://schemas.openxmlformats.org/officeDocument/2006/relationships/hyperlink" Target="https://github.com/cncounter/translation/blob/master/tiemao_2014/GitHelp/413_pull_dialog.png" TargetMode="External"/><Relationship Id="rId142" Type="http://schemas.openxmlformats.org/officeDocument/2006/relationships/hyperlink" Target="http://s3.51cto.com/wyfs02/M02/58/A2/wKioL1S2fbHz9Ry7AABS-_Bho2M886.jpg" TargetMode="External"/><Relationship Id="rId163" Type="http://schemas.openxmlformats.org/officeDocument/2006/relationships/image" Target="media/image60.jpeg"/><Relationship Id="rId3" Type="http://schemas.microsoft.com/office/2007/relationships/stylesWithEffects" Target="stylesWithEffects.xml"/><Relationship Id="rId25" Type="http://schemas.openxmlformats.org/officeDocument/2006/relationships/hyperlink" Target="https://github.com/cncounter/translation/blob/master/tiemao_2014/GitHelp/08_CRLF.png" TargetMode="External"/><Relationship Id="rId46" Type="http://schemas.openxmlformats.org/officeDocument/2006/relationships/image" Target="media/image14.png"/><Relationship Id="rId67" Type="http://schemas.openxmlformats.org/officeDocument/2006/relationships/hyperlink" Target="https://github.com/cncounter/translation" TargetMode="External"/><Relationship Id="rId116" Type="http://schemas.openxmlformats.org/officeDocument/2006/relationships/image" Target="media/image39.png"/><Relationship Id="rId137" Type="http://schemas.openxmlformats.org/officeDocument/2006/relationships/image" Target="media/image47.jpeg"/><Relationship Id="rId158" Type="http://schemas.openxmlformats.org/officeDocument/2006/relationships/hyperlink" Target="http://s3.51cto.com/wyfs02/M00/58/A2/wKioL1S2h27hXZlDAADMIxMjQPs030.jpg" TargetMode="External"/><Relationship Id="rId20" Type="http://schemas.openxmlformats.org/officeDocument/2006/relationships/image" Target="media/image5.png"/><Relationship Id="rId41" Type="http://schemas.openxmlformats.org/officeDocument/2006/relationships/hyperlink" Target="https://github.com/cncounter/translation/blob/master/tiemao_2014/GitHelp/203_tgitWizard.png" TargetMode="External"/><Relationship Id="rId62" Type="http://schemas.openxmlformats.org/officeDocument/2006/relationships/image" Target="media/image22.png"/><Relationship Id="rId83" Type="http://schemas.openxmlformats.org/officeDocument/2006/relationships/hyperlink" Target="http://blog.csdn.net/renfufei/article/details/41647973" TargetMode="External"/><Relationship Id="rId88" Type="http://schemas.openxmlformats.org/officeDocument/2006/relationships/hyperlink" Target="https://github.com/cncounter/translation/blob/master/tiemao_2014/GitHelp/301_new_repository.png" TargetMode="External"/><Relationship Id="rId111" Type="http://schemas.openxmlformats.org/officeDocument/2006/relationships/hyperlink" Target="https://github.com/cncounter/translation/blob/master/tiemao_2014/GitHelp/408_tgit_push.png" TargetMode="External"/><Relationship Id="rId132" Type="http://schemas.openxmlformats.org/officeDocument/2006/relationships/hyperlink" Target="http://s3.51cto.com/wyfs02/M01/58/A2/wKioL1S2cGWDgtw7AAAzV1JtLz4385.jpg" TargetMode="External"/><Relationship Id="rId153" Type="http://schemas.openxmlformats.org/officeDocument/2006/relationships/image" Target="media/image55.jpeg"/><Relationship Id="rId174" Type="http://schemas.openxmlformats.org/officeDocument/2006/relationships/hyperlink" Target="http://s3.51cto.com/wyfs02/M02/58/A3/wKioL1S2j5GSSoE4AAIdIWi_tV8665.jpg" TargetMode="External"/><Relationship Id="rId179" Type="http://schemas.openxmlformats.org/officeDocument/2006/relationships/image" Target="media/image68.jpeg"/><Relationship Id="rId15" Type="http://schemas.openxmlformats.org/officeDocument/2006/relationships/hyperlink" Target="https://github.com/cncounter/translation/blob/master/tiemao_2014/GitHelp/03_LicenceNext.png" TargetMode="External"/><Relationship Id="rId36" Type="http://schemas.openxmlformats.org/officeDocument/2006/relationships/hyperlink" Target="http://blog.csdn.net/renfufei/article/details/41647937" TargetMode="External"/><Relationship Id="rId57" Type="http://schemas.openxmlformats.org/officeDocument/2006/relationships/hyperlink" Target="https://github.com/cncounter/translation/blob/master/tiemao_2014/GitHelp/210_LanguageSel.png" TargetMode="External"/><Relationship Id="rId106" Type="http://schemas.openxmlformats.org/officeDocument/2006/relationships/image" Target="media/image34.png"/><Relationship Id="rId127" Type="http://schemas.openxmlformats.org/officeDocument/2006/relationships/hyperlink" Target="https://github.com/cncounter/translation/blob/master/tiemao_2014/GitHelp/414_c_base.png" TargetMode="External"/><Relationship Id="rId10" Type="http://schemas.openxmlformats.org/officeDocument/2006/relationships/hyperlink" Target="http://blog.csdn.net/renfufei/article/details/41647875" TargetMode="External"/><Relationship Id="rId31" Type="http://schemas.openxmlformats.org/officeDocument/2006/relationships/hyperlink" Target="https://github.com/cncounter/translation/blob/master/tiemao_2014/GitHelp/11_Git_CMD.png" TargetMode="External"/><Relationship Id="rId52" Type="http://schemas.openxmlformats.org/officeDocument/2006/relationships/image" Target="media/image17.png"/><Relationship Id="rId73" Type="http://schemas.openxmlformats.org/officeDocument/2006/relationships/hyperlink" Target="http://blog.csdn.net/renfufei/article/details/41647973" TargetMode="External"/><Relationship Id="rId78" Type="http://schemas.openxmlformats.org/officeDocument/2006/relationships/hyperlink" Target="http://blog.csdn.net/renfufei/article/details/41647973" TargetMode="External"/><Relationship Id="rId94" Type="http://schemas.openxmlformats.org/officeDocument/2006/relationships/image" Target="media/image28.png"/><Relationship Id="rId99" Type="http://schemas.openxmlformats.org/officeDocument/2006/relationships/hyperlink" Target="https://github.com/cncounter/translation/blob/master/tiemao_2014/GitHelp/402_tgitclone.png" TargetMode="External"/><Relationship Id="rId101" Type="http://schemas.openxmlformats.org/officeDocument/2006/relationships/hyperlink" Target="https://github.com/cncounter/translation/blob/master/tiemao_2014/GitHelp/403_tgitcloned.png" TargetMode="External"/><Relationship Id="rId122" Type="http://schemas.openxmlformats.org/officeDocument/2006/relationships/image" Target="media/image42.png"/><Relationship Id="rId143" Type="http://schemas.openxmlformats.org/officeDocument/2006/relationships/image" Target="media/image50.jpeg"/><Relationship Id="rId148" Type="http://schemas.openxmlformats.org/officeDocument/2006/relationships/hyperlink" Target="http://s3.51cto.com/wyfs02/M02/58/A2/wKioL1S2gtrQzKatAAIGrB0nv8w918.jpg" TargetMode="External"/><Relationship Id="rId164" Type="http://schemas.openxmlformats.org/officeDocument/2006/relationships/hyperlink" Target="http://s3.51cto.com/wyfs02/M01/58/A5/wKiom1S2iLvDMZh5AAEP4gIvaL4995.jpg" TargetMode="External"/><Relationship Id="rId169" Type="http://schemas.openxmlformats.org/officeDocument/2006/relationships/image" Target="media/image63.jpeg"/><Relationship Id="rId4" Type="http://schemas.openxmlformats.org/officeDocument/2006/relationships/settings" Target="settings.xml"/><Relationship Id="rId9" Type="http://schemas.openxmlformats.org/officeDocument/2006/relationships/hyperlink" Target="http://blog.csdn.net/renfufei/article/details/41647875" TargetMode="External"/><Relationship Id="rId180" Type="http://schemas.openxmlformats.org/officeDocument/2006/relationships/hyperlink" Target="http://s3.51cto.com/wyfs02/M02/58/A3/wKioL1S2kYbgz0kxAACfBVCWAH8487.jpg" TargetMode="External"/><Relationship Id="rId26" Type="http://schemas.openxmlformats.org/officeDocument/2006/relationships/image" Target="media/image8.png"/><Relationship Id="rId47" Type="http://schemas.openxmlformats.org/officeDocument/2006/relationships/hyperlink" Target="https://github.com/cncounter/translation/blob/master/tiemao_2014/GitHelp/205_tgit_dir.png" TargetMode="External"/><Relationship Id="rId68" Type="http://schemas.openxmlformats.org/officeDocument/2006/relationships/hyperlink" Target="https://github.com/cncounter/translation.git" TargetMode="External"/><Relationship Id="rId89" Type="http://schemas.openxmlformats.org/officeDocument/2006/relationships/image" Target="media/image26.png"/><Relationship Id="rId112" Type="http://schemas.openxmlformats.org/officeDocument/2006/relationships/image" Target="media/image37.png"/><Relationship Id="rId133" Type="http://schemas.openxmlformats.org/officeDocument/2006/relationships/image" Target="media/image45.jpeg"/><Relationship Id="rId154" Type="http://schemas.openxmlformats.org/officeDocument/2006/relationships/hyperlink" Target="http://s3.51cto.com/wyfs02/M02/58/A5/wKiom1S2hHLhOlA7AAJiRVFH9fY252.jpg" TargetMode="External"/><Relationship Id="rId175" Type="http://schemas.openxmlformats.org/officeDocument/2006/relationships/image" Target="media/image66.jpeg"/><Relationship Id="rId16" Type="http://schemas.openxmlformats.org/officeDocument/2006/relationships/image" Target="media/image3.png"/><Relationship Id="rId37" Type="http://schemas.openxmlformats.org/officeDocument/2006/relationships/hyperlink" Target="http://blog.csdn.net/renfufei/article/details/41647937" TargetMode="External"/><Relationship Id="rId58" Type="http://schemas.openxmlformats.org/officeDocument/2006/relationships/image" Target="media/image20.png"/><Relationship Id="rId79" Type="http://schemas.openxmlformats.org/officeDocument/2006/relationships/hyperlink" Target="http://blog.csdn.net/renfufei/article/details/41647973" TargetMode="External"/><Relationship Id="rId102" Type="http://schemas.openxmlformats.org/officeDocument/2006/relationships/image" Target="media/image32.png"/><Relationship Id="rId123" Type="http://schemas.openxmlformats.org/officeDocument/2006/relationships/hyperlink" Target="http://download.csdn.net/detail/renfufei/9738152" TargetMode="External"/><Relationship Id="rId144" Type="http://schemas.openxmlformats.org/officeDocument/2006/relationships/hyperlink" Target="http://s3.51cto.com/wyfs02/M02/58/A2/wKioL1S2geSRWeEWAACAZDlmXzw696.jpg" TargetMode="External"/><Relationship Id="rId90" Type="http://schemas.openxmlformats.org/officeDocument/2006/relationships/hyperlink" Target="https://github.com/cncounter/translation/blob/master/tiemao_2014/GitHelp/302_cloneURL.png" TargetMode="External"/><Relationship Id="rId165" Type="http://schemas.openxmlformats.org/officeDocument/2006/relationships/image" Target="media/image61.jpeg"/><Relationship Id="rId27" Type="http://schemas.openxmlformats.org/officeDocument/2006/relationships/hyperlink" Target="https://github.com/cncounter/translation/blob/master/tiemao_2014/GitHelp/09_Installing.png" TargetMode="External"/><Relationship Id="rId48" Type="http://schemas.openxmlformats.org/officeDocument/2006/relationships/image" Target="media/image15.png"/><Relationship Id="rId69" Type="http://schemas.openxmlformats.org/officeDocument/2006/relationships/hyperlink" Target="https://github.com/cncounter/translation" TargetMode="External"/><Relationship Id="rId113" Type="http://schemas.openxmlformats.org/officeDocument/2006/relationships/hyperlink" Target="https://github.com/cncounter/translation/blob/master/tiemao_2014/GitHelp/409_username.png" TargetMode="External"/><Relationship Id="rId134" Type="http://schemas.openxmlformats.org/officeDocument/2006/relationships/hyperlink" Target="http://s3.51cto.com/wyfs02/M00/58/A5/wKiom1S2caHx4weEAAEH0iQdstE374.jpg" TargetMode="External"/><Relationship Id="rId80" Type="http://schemas.openxmlformats.org/officeDocument/2006/relationships/hyperlink" Target="http://blog.csdn.net/renfufei/article/details/41647973" TargetMode="External"/><Relationship Id="rId155" Type="http://schemas.openxmlformats.org/officeDocument/2006/relationships/image" Target="media/image56.jpeg"/><Relationship Id="rId176" Type="http://schemas.openxmlformats.org/officeDocument/2006/relationships/hyperlink" Target="http://s3.51cto.com/wyfs02/M00/58/A6/wKiom1S2j--CQedUAAD3tf5SDWk378.jpg" TargetMode="External"/><Relationship Id="rId17" Type="http://schemas.openxmlformats.org/officeDocument/2006/relationships/hyperlink" Target="https://github.com/cncounter/translation/blob/master/tiemao_2014/GitHelp/04_InstallPath.png" TargetMode="External"/><Relationship Id="rId38" Type="http://schemas.openxmlformats.org/officeDocument/2006/relationships/hyperlink" Target="http://blog.csdn.net/renfufei/article/details/41647937" TargetMode="External"/><Relationship Id="rId59" Type="http://schemas.openxmlformats.org/officeDocument/2006/relationships/hyperlink" Target="https://github.com/cncounter/translation/blob/master/tiemao_2014/GitHelp/211_contextMenu.png" TargetMode="External"/><Relationship Id="rId103" Type="http://schemas.openxmlformats.org/officeDocument/2006/relationships/hyperlink" Target="https://github.com/cncounter/translation/blob/master/tiemao_2014/GitHelp/404_rcick_commit.png" TargetMode="External"/><Relationship Id="rId124" Type="http://schemas.openxmlformats.org/officeDocument/2006/relationships/hyperlink" Target="https://github.com/cncounter/translation/blob/master/tiemao_2014/GitHelp/414_pulled.png" TargetMode="External"/><Relationship Id="rId70" Type="http://schemas.openxmlformats.org/officeDocument/2006/relationships/hyperlink" Target="https://github.com/cncounter/translation/blob/master/tiemao_2014/GitHelp/214_cloneurl.png" TargetMode="External"/><Relationship Id="rId91" Type="http://schemas.openxmlformats.org/officeDocument/2006/relationships/image" Target="media/image27.png"/><Relationship Id="rId145" Type="http://schemas.openxmlformats.org/officeDocument/2006/relationships/image" Target="media/image51.jpeg"/><Relationship Id="rId166" Type="http://schemas.openxmlformats.org/officeDocument/2006/relationships/hyperlink" Target="http://s3.51cto.com/wyfs02/M02/58/A2/wKioL1S2igmATaqRAAHJqxGZciM938.jpg" TargetMode="External"/><Relationship Id="rId1" Type="http://schemas.openxmlformats.org/officeDocument/2006/relationships/numbering" Target="numbering.xml"/><Relationship Id="rId28" Type="http://schemas.openxmlformats.org/officeDocument/2006/relationships/image" Target="media/image9.png"/><Relationship Id="rId49" Type="http://schemas.openxmlformats.org/officeDocument/2006/relationships/hyperlink" Target="https://github.com/cncounter/translation/blob/master/tiemao_2014/GitHelp/206_install_tgit.png" TargetMode="External"/><Relationship Id="rId114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57</Pages>
  <Words>2044</Words>
  <Characters>11654</Characters>
  <Application>Microsoft Office Word</Application>
  <DocSecurity>0</DocSecurity>
  <Lines>97</Lines>
  <Paragraphs>27</Paragraphs>
  <ScaleCrop>false</ScaleCrop>
  <Company>Toshiba</Company>
  <LinksUpToDate>false</LinksUpToDate>
  <CharactersWithSpaces>13671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501148</dc:creator>
  <cp:keywords/>
  <dc:description/>
  <cp:lastModifiedBy>China</cp:lastModifiedBy>
  <cp:revision>18</cp:revision>
  <dcterms:created xsi:type="dcterms:W3CDTF">2017-05-05T02:57:00Z</dcterms:created>
  <dcterms:modified xsi:type="dcterms:W3CDTF">2017-05-24T06:09:00Z</dcterms:modified>
</cp:coreProperties>
</file>